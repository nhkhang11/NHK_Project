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A32EEA" w14:textId="539BD96E" w:rsidR="00350747" w:rsidRDefault="00350747"/>
    <w:p w14:paraId="1CF14361" w14:textId="6EB2A1B9" w:rsidR="00560C78" w:rsidRDefault="00560C78"/>
    <w:p w14:paraId="55F32CF8" w14:textId="576C5F10" w:rsidR="00560C78" w:rsidRDefault="00000000">
      <w:hyperlink r:id="rId5" w:history="1">
        <w:r w:rsidR="00560C78" w:rsidRPr="008B20BF">
          <w:rPr>
            <w:rStyle w:val="Hyperlink"/>
          </w:rPr>
          <w:t>https://iotprojectsideas.com/fingerprint-door-lock-security-systems-using-arduino-lcd/</w:t>
        </w:r>
      </w:hyperlink>
    </w:p>
    <w:p w14:paraId="518557F2" w14:textId="4E582B56" w:rsidR="00560C78" w:rsidRDefault="00560C78"/>
    <w:p w14:paraId="522C85B8" w14:textId="77777777" w:rsidR="00560C78" w:rsidRPr="00560C78" w:rsidRDefault="00560C78" w:rsidP="00560C78">
      <w:pPr>
        <w:shd w:val="clear" w:color="auto" w:fill="FFFFFF"/>
        <w:spacing w:before="225" w:after="225"/>
        <w:textAlignment w:val="baseline"/>
        <w:outlineLvl w:val="0"/>
        <w:rPr>
          <w:rFonts w:ascii="Roboto" w:eastAsia="Times New Roman" w:hAnsi="Roboto" w:cs="Times New Roman"/>
          <w:spacing w:val="-1"/>
          <w:kern w:val="36"/>
          <w:sz w:val="48"/>
          <w:szCs w:val="48"/>
          <w:lang w:eastAsia="vi-VN"/>
        </w:rPr>
      </w:pPr>
      <w:r w:rsidRPr="00560C78">
        <w:rPr>
          <w:rFonts w:ascii="Roboto" w:eastAsia="Times New Roman" w:hAnsi="Roboto" w:cs="Times New Roman"/>
          <w:spacing w:val="-1"/>
          <w:kern w:val="36"/>
          <w:sz w:val="48"/>
          <w:szCs w:val="48"/>
          <w:lang w:eastAsia="vi-VN"/>
        </w:rPr>
        <w:t>Biometric Security System with Fingerprint Sensor &amp; Arduino</w:t>
      </w:r>
    </w:p>
    <w:p w14:paraId="27836766" w14:textId="25263D94" w:rsidR="00560C78" w:rsidRDefault="00000000">
      <w:hyperlink r:id="rId6" w:history="1">
        <w:r w:rsidR="00560C78" w:rsidRPr="008B20BF">
          <w:rPr>
            <w:rStyle w:val="Hyperlink"/>
          </w:rPr>
          <w:t>https://diyprojectslab.com/biometric-security-system-with-fingerprint-sensor/</w:t>
        </w:r>
      </w:hyperlink>
    </w:p>
    <w:p w14:paraId="2EE51587" w14:textId="3424C040" w:rsidR="00560C78" w:rsidRDefault="00560C78"/>
    <w:p w14:paraId="75657945" w14:textId="77777777" w:rsidR="00560C78" w:rsidRDefault="00560C78" w:rsidP="00560C78">
      <w:pPr>
        <w:pStyle w:val="NormalWeb"/>
        <w:shd w:val="clear" w:color="auto" w:fill="FFFFFF"/>
        <w:spacing w:before="0" w:beforeAutospacing="0"/>
        <w:textAlignment w:val="baseline"/>
        <w:rPr>
          <w:rFonts w:ascii="Arial" w:hAnsi="Arial" w:cs="Arial"/>
          <w:color w:val="333333"/>
        </w:rPr>
      </w:pPr>
      <w:r>
        <w:rPr>
          <w:rFonts w:ascii="Arial" w:hAnsi="Arial" w:cs="Arial"/>
          <w:color w:val="333333"/>
        </w:rPr>
        <w:t>Trong dự án này, chúng tôi sẽ xây dựng Hệ thống bảo mật sinh trắc học với Arduino &amp; cảm biến vân tay. Hệ thống này sẽ có thể nhận dạng ai đó bằng dấu vân tay của họ và cho phép họ vào khu vực an toàn. Chúng tôi sẽ sử dụng mô-đun cảm biến vân tay R307 để thu thập và lưu trữ dữ liệu vân tay.</w:t>
      </w:r>
    </w:p>
    <w:p w14:paraId="50EA54A9" w14:textId="77777777" w:rsidR="00560C78" w:rsidRDefault="00560C78" w:rsidP="00560C78">
      <w:pPr>
        <w:pStyle w:val="NormalWeb"/>
        <w:shd w:val="clear" w:color="auto" w:fill="FFFFFF"/>
        <w:spacing w:before="0" w:beforeAutospacing="0" w:after="0"/>
        <w:textAlignment w:val="baseline"/>
        <w:rPr>
          <w:rFonts w:ascii="Arial" w:hAnsi="Arial" w:cs="Arial"/>
          <w:color w:val="333333"/>
        </w:rPr>
      </w:pPr>
      <w:r>
        <w:rPr>
          <w:rFonts w:ascii="Arial" w:hAnsi="Arial" w:cs="Arial"/>
          <w:color w:val="333333"/>
        </w:rPr>
        <w:t>Dữ liệu này sẽ được sử dụng để xác thực danh tính của một người khi người đó cố gắng truy cập vào khu vực được bảo mật. Hệ thống sẽ có thể từ chối hoặc truy cập người đó dựa trên </w:t>
      </w:r>
      <w:r>
        <w:rPr>
          <w:rStyle w:val="Strong"/>
          <w:rFonts w:ascii="inherit" w:hAnsi="inherit" w:cs="Arial"/>
          <w:color w:val="FF00FF"/>
          <w:bdr w:val="none" w:sz="0" w:space="0" w:color="auto" w:frame="1"/>
        </w:rPr>
        <w:t>dữ liệu dấu vân tay</w:t>
      </w:r>
      <w:r>
        <w:rPr>
          <w:rFonts w:ascii="Arial" w:hAnsi="Arial" w:cs="Arial"/>
          <w:color w:val="333333"/>
        </w:rPr>
        <w:t> của họ .</w:t>
      </w:r>
    </w:p>
    <w:p w14:paraId="48BEB654" w14:textId="77777777" w:rsidR="00560C78" w:rsidRDefault="00560C78" w:rsidP="00560C78">
      <w:pPr>
        <w:pStyle w:val="NormalWeb"/>
        <w:shd w:val="clear" w:color="auto" w:fill="FFFFFF"/>
        <w:spacing w:before="0" w:beforeAutospacing="0" w:after="0" w:afterAutospacing="0"/>
        <w:textAlignment w:val="baseline"/>
        <w:rPr>
          <w:ins w:id="0" w:author="Unknown"/>
          <w:rFonts w:ascii="inherit" w:hAnsi="inherit" w:cs="Arial"/>
          <w:color w:val="333333"/>
          <w:bdr w:val="none" w:sz="0" w:space="0" w:color="auto" w:frame="1"/>
        </w:rPr>
      </w:pPr>
      <w:r>
        <w:rPr>
          <w:rFonts w:ascii="Arial" w:hAnsi="Arial" w:cs="Arial"/>
          <w:color w:val="333333"/>
        </w:rPr>
        <w:br/>
      </w:r>
    </w:p>
    <w:p w14:paraId="576593AC" w14:textId="77777777" w:rsidR="00560C78" w:rsidRDefault="00560C78" w:rsidP="00560C78">
      <w:pPr>
        <w:rPr>
          <w:rFonts w:cs="Times New Roman"/>
          <w:bdr w:val="none" w:sz="0" w:space="0" w:color="auto" w:frame="1"/>
        </w:rPr>
      </w:pPr>
    </w:p>
    <w:p w14:paraId="6EDF218C" w14:textId="77777777" w:rsidR="00560C78" w:rsidRDefault="00000000" w:rsidP="00560C78">
      <w:pPr>
        <w:spacing w:before="615" w:after="615"/>
        <w:rPr>
          <w:bdr w:val="none" w:sz="0" w:space="0" w:color="auto" w:frame="1"/>
        </w:rPr>
      </w:pPr>
      <w:r>
        <w:rPr>
          <w:bdr w:val="none" w:sz="0" w:space="0" w:color="auto" w:frame="1"/>
        </w:rPr>
        <w:pict w14:anchorId="443452BF">
          <v:rect id="_x0000_i1025" style="width:0;height:.75pt" o:hralign="center" o:hrstd="t" o:hrnoshade="t" o:hr="t" fillcolor="#333" stroked="f"/>
        </w:pict>
      </w:r>
    </w:p>
    <w:p w14:paraId="0116DF90" w14:textId="77777777" w:rsidR="00560C78" w:rsidRDefault="00560C78" w:rsidP="00560C78">
      <w:pPr>
        <w:pStyle w:val="NormalWeb"/>
        <w:shd w:val="clear" w:color="auto" w:fill="FFFFFF"/>
        <w:spacing w:before="0" w:beforeAutospacing="0" w:after="0"/>
        <w:textAlignment w:val="baseline"/>
        <w:rPr>
          <w:rFonts w:ascii="Arial" w:hAnsi="Arial" w:cs="Arial"/>
          <w:color w:val="333333"/>
          <w:bdr w:val="none" w:sz="0" w:space="0" w:color="auto" w:frame="1"/>
        </w:rPr>
      </w:pPr>
      <w:r>
        <w:rPr>
          <w:rStyle w:val="Strong"/>
          <w:rFonts w:ascii="inherit" w:hAnsi="inherit" w:cs="Arial"/>
          <w:color w:val="333333"/>
          <w:bdr w:val="none" w:sz="0" w:space="0" w:color="auto" w:frame="1"/>
        </w:rPr>
        <w:t>Cảm ơn bạn, NextPCB!</w:t>
      </w:r>
    </w:p>
    <w:p w14:paraId="658B59C6" w14:textId="77777777" w:rsidR="00560C78" w:rsidRDefault="00560C78" w:rsidP="00560C78">
      <w:pPr>
        <w:pStyle w:val="NormalWeb"/>
        <w:shd w:val="clear" w:color="auto" w:fill="FFFFFF"/>
        <w:spacing w:before="0" w:beforeAutospacing="0" w:after="0"/>
        <w:textAlignment w:val="baseline"/>
        <w:rPr>
          <w:rFonts w:ascii="Arial" w:hAnsi="Arial" w:cs="Arial"/>
          <w:color w:val="333333"/>
          <w:bdr w:val="none" w:sz="0" w:space="0" w:color="auto" w:frame="1"/>
        </w:rPr>
      </w:pPr>
      <w:r>
        <w:rPr>
          <w:rFonts w:ascii="Arial" w:hAnsi="Arial" w:cs="Arial"/>
          <w:color w:val="333333"/>
          <w:bdr w:val="none" w:sz="0" w:space="0" w:color="auto" w:frame="1"/>
        </w:rPr>
        <w:t>Dự án của chúng tôi đã hoàn thành thành công nhờ sự trợ giúp hữu ích của </w:t>
      </w:r>
      <w:hyperlink r:id="rId7" w:tgtFrame="_blank" w:history="1">
        <w:r>
          <w:rPr>
            <w:rStyle w:val="Hyperlink"/>
            <w:rFonts w:ascii="inherit" w:eastAsiaTheme="majorEastAsia" w:hAnsi="inherit" w:cs="Arial"/>
            <w:b/>
            <w:bCs/>
            <w:bdr w:val="none" w:sz="0" w:space="0" w:color="auto" w:frame="1"/>
          </w:rPr>
          <w:t>NextPCB</w:t>
        </w:r>
      </w:hyperlink>
      <w:r>
        <w:rPr>
          <w:rFonts w:ascii="Arial" w:hAnsi="Arial" w:cs="Arial"/>
          <w:color w:val="333333"/>
          <w:bdr w:val="none" w:sz="0" w:space="0" w:color="auto" w:frame="1"/>
        </w:rPr>
        <w:t> . Nếu bạn đang làm việc trong một </w:t>
      </w:r>
      <w:r>
        <w:rPr>
          <w:rStyle w:val="Strong"/>
          <w:rFonts w:ascii="inherit" w:hAnsi="inherit" w:cs="Arial"/>
          <w:color w:val="333333"/>
          <w:bdr w:val="none" w:sz="0" w:space="0" w:color="auto" w:frame="1"/>
        </w:rPr>
        <w:t>dự án PCB</w:t>
      </w:r>
      <w:r>
        <w:rPr>
          <w:rFonts w:ascii="Arial" w:hAnsi="Arial" w:cs="Arial"/>
          <w:color w:val="333333"/>
          <w:bdr w:val="none" w:sz="0" w:space="0" w:color="auto" w:frame="1"/>
        </w:rPr>
        <w:t> , chúng tôi khuyên bạn nên truy cập trang web của họ để tận dụng một số phiếu giảm giá và giảm giá tuyệt vời.</w:t>
      </w:r>
    </w:p>
    <w:p w14:paraId="2DFFDF31" w14:textId="77777777" w:rsidR="00560C78" w:rsidRDefault="00000000" w:rsidP="00560C78">
      <w:pPr>
        <w:spacing w:before="615" w:after="615"/>
        <w:rPr>
          <w:rFonts w:cs="Times New Roman"/>
          <w:bdr w:val="none" w:sz="0" w:space="0" w:color="auto" w:frame="1"/>
        </w:rPr>
      </w:pPr>
      <w:r>
        <w:rPr>
          <w:bdr w:val="none" w:sz="0" w:space="0" w:color="auto" w:frame="1"/>
        </w:rPr>
        <w:pict w14:anchorId="26573C7C">
          <v:rect id="_x0000_i1026" style="width:0;height:.75pt" o:hralign="center" o:hrstd="t" o:hrnoshade="t" o:hr="t" fillcolor="#333" stroked="f"/>
        </w:pict>
      </w:r>
    </w:p>
    <w:p w14:paraId="4C222D12" w14:textId="77777777" w:rsidR="00560C78" w:rsidRDefault="00560C78" w:rsidP="00560C78">
      <w:pPr>
        <w:pStyle w:val="NormalWeb"/>
        <w:shd w:val="clear" w:color="auto" w:fill="FFFFFF"/>
        <w:spacing w:before="0" w:beforeAutospacing="0" w:after="0"/>
        <w:textAlignment w:val="baseline"/>
        <w:rPr>
          <w:rFonts w:ascii="Arial" w:hAnsi="Arial" w:cs="Arial"/>
          <w:color w:val="333333"/>
          <w:bdr w:val="none" w:sz="0" w:space="0" w:color="auto" w:frame="1"/>
        </w:rPr>
      </w:pPr>
      <w:r>
        <w:rPr>
          <w:rFonts w:ascii="Arial" w:hAnsi="Arial" w:cs="Arial"/>
          <w:color w:val="333333"/>
          <w:bdr w:val="none" w:sz="0" w:space="0" w:color="auto" w:frame="1"/>
        </w:rPr>
        <w:t>Hệ thống sẽ được trang bị màn hình LCD để hiển thị các thông báo trạng thái và đèn LED để cung cấp phản hồi. Kiểm tra bài viết trước của tôi về </w:t>
      </w:r>
      <w:hyperlink r:id="rId8" w:tgtFrame="_blank" w:history="1">
        <w:r>
          <w:rPr>
            <w:rStyle w:val="Hyperlink"/>
            <w:rFonts w:ascii="inherit" w:eastAsiaTheme="majorEastAsia" w:hAnsi="inherit" w:cs="Arial"/>
            <w:bdr w:val="none" w:sz="0" w:space="0" w:color="auto" w:frame="1"/>
          </w:rPr>
          <w:t>Hệ thống an ninh gia đình dựa trên GSM sử dụng cảm biến siêu âm</w:t>
        </w:r>
      </w:hyperlink>
    </w:p>
    <w:p w14:paraId="5627F650" w14:textId="77777777" w:rsidR="00560C78" w:rsidRDefault="00560C78" w:rsidP="00560C78">
      <w:pPr>
        <w:pStyle w:val="Heading3"/>
        <w:shd w:val="clear" w:color="auto" w:fill="FFFFFF"/>
        <w:spacing w:before="0"/>
        <w:textAlignment w:val="baseline"/>
        <w:rPr>
          <w:rFonts w:ascii="Arial" w:hAnsi="Arial" w:cs="Arial"/>
          <w:color w:val="auto"/>
          <w:sz w:val="31"/>
          <w:szCs w:val="31"/>
          <w:bdr w:val="none" w:sz="0" w:space="0" w:color="auto" w:frame="1"/>
        </w:rPr>
      </w:pPr>
      <w:r>
        <w:rPr>
          <w:rFonts w:ascii="inherit" w:hAnsi="inherit" w:cs="Arial"/>
          <w:color w:val="FF6600"/>
          <w:sz w:val="30"/>
          <w:szCs w:val="30"/>
          <w:bdr w:val="none" w:sz="0" w:space="0" w:color="auto" w:frame="1"/>
        </w:rPr>
        <w:t>Vật liệu cần thiết</w:t>
      </w:r>
    </w:p>
    <w:p w14:paraId="56212EAE" w14:textId="77777777" w:rsidR="00560C78" w:rsidRDefault="00560C78" w:rsidP="00560C78">
      <w:pPr>
        <w:numPr>
          <w:ilvl w:val="0"/>
          <w:numId w:val="1"/>
        </w:numPr>
        <w:shd w:val="clear" w:color="auto" w:fill="FFFFFF"/>
        <w:spacing w:before="100" w:beforeAutospacing="1" w:after="100" w:afterAutospacing="1"/>
        <w:textAlignment w:val="baseline"/>
        <w:rPr>
          <w:rFonts w:ascii="inherit" w:hAnsi="inherit" w:cs="Arial"/>
          <w:color w:val="333333"/>
          <w:sz w:val="24"/>
          <w:szCs w:val="24"/>
          <w:bdr w:val="none" w:sz="0" w:space="0" w:color="auto" w:frame="1"/>
        </w:rPr>
      </w:pPr>
      <w:r>
        <w:rPr>
          <w:rFonts w:ascii="inherit" w:hAnsi="inherit" w:cs="Arial"/>
          <w:color w:val="333333"/>
          <w:bdr w:val="none" w:sz="0" w:space="0" w:color="auto" w:frame="1"/>
        </w:rPr>
        <w:t>bo mạch Arduino</w:t>
      </w:r>
    </w:p>
    <w:p w14:paraId="5208BE53" w14:textId="77777777" w:rsidR="00560C78" w:rsidRDefault="00560C78" w:rsidP="00560C78">
      <w:pPr>
        <w:numPr>
          <w:ilvl w:val="0"/>
          <w:numId w:val="1"/>
        </w:numPr>
        <w:shd w:val="clear" w:color="auto" w:fill="FFFFFF"/>
        <w:spacing w:before="100" w:beforeAutospacing="1" w:after="100" w:afterAutospacing="1"/>
        <w:textAlignment w:val="baseline"/>
        <w:rPr>
          <w:rFonts w:ascii="inherit" w:hAnsi="inherit" w:cs="Arial"/>
          <w:color w:val="333333"/>
          <w:bdr w:val="none" w:sz="0" w:space="0" w:color="auto" w:frame="1"/>
        </w:rPr>
      </w:pPr>
      <w:r>
        <w:rPr>
          <w:rFonts w:ascii="inherit" w:hAnsi="inherit" w:cs="Arial"/>
          <w:color w:val="333333"/>
          <w:bdr w:val="none" w:sz="0" w:space="0" w:color="auto" w:frame="1"/>
        </w:rPr>
        <w:t>Mô-đun cảm biến vân tay</w:t>
      </w:r>
    </w:p>
    <w:p w14:paraId="347A4C52" w14:textId="77777777" w:rsidR="00560C78" w:rsidRDefault="00560C78" w:rsidP="00560C78">
      <w:pPr>
        <w:numPr>
          <w:ilvl w:val="0"/>
          <w:numId w:val="1"/>
        </w:numPr>
        <w:shd w:val="clear" w:color="auto" w:fill="FFFFFF"/>
        <w:spacing w:before="100" w:beforeAutospacing="1" w:after="100" w:afterAutospacing="1"/>
        <w:textAlignment w:val="baseline"/>
        <w:rPr>
          <w:rFonts w:ascii="inherit" w:hAnsi="inherit" w:cs="Arial"/>
          <w:color w:val="333333"/>
          <w:bdr w:val="none" w:sz="0" w:space="0" w:color="auto" w:frame="1"/>
        </w:rPr>
      </w:pPr>
      <w:r>
        <w:rPr>
          <w:rFonts w:ascii="inherit" w:hAnsi="inherit" w:cs="Arial"/>
          <w:color w:val="333333"/>
          <w:bdr w:val="none" w:sz="0" w:space="0" w:color="auto" w:frame="1"/>
        </w:rPr>
        <w:t>Màn hình LCD I2C 16×2</w:t>
      </w:r>
    </w:p>
    <w:p w14:paraId="52CEBB48" w14:textId="77777777" w:rsidR="00560C78" w:rsidRDefault="00560C78" w:rsidP="00560C78">
      <w:pPr>
        <w:numPr>
          <w:ilvl w:val="0"/>
          <w:numId w:val="1"/>
        </w:numPr>
        <w:shd w:val="clear" w:color="auto" w:fill="FFFFFF"/>
        <w:spacing w:before="100" w:beforeAutospacing="1" w:after="100" w:afterAutospacing="1"/>
        <w:textAlignment w:val="baseline"/>
        <w:rPr>
          <w:rFonts w:ascii="inherit" w:hAnsi="inherit" w:cs="Arial"/>
          <w:color w:val="333333"/>
          <w:bdr w:val="none" w:sz="0" w:space="0" w:color="auto" w:frame="1"/>
        </w:rPr>
      </w:pPr>
      <w:r>
        <w:rPr>
          <w:rFonts w:ascii="inherit" w:hAnsi="inherit" w:cs="Arial"/>
          <w:color w:val="333333"/>
          <w:bdr w:val="none" w:sz="0" w:space="0" w:color="auto" w:frame="1"/>
        </w:rPr>
        <w:t>Mô-đun rơle</w:t>
      </w:r>
    </w:p>
    <w:p w14:paraId="5FF39CA9" w14:textId="77777777" w:rsidR="00560C78" w:rsidRDefault="00560C78" w:rsidP="00560C78">
      <w:pPr>
        <w:numPr>
          <w:ilvl w:val="0"/>
          <w:numId w:val="1"/>
        </w:numPr>
        <w:shd w:val="clear" w:color="auto" w:fill="FFFFFF"/>
        <w:spacing w:before="100" w:beforeAutospacing="1" w:after="100" w:afterAutospacing="1"/>
        <w:textAlignment w:val="baseline"/>
        <w:rPr>
          <w:rFonts w:ascii="inherit" w:hAnsi="inherit" w:cs="Arial"/>
          <w:color w:val="333333"/>
          <w:bdr w:val="none" w:sz="0" w:space="0" w:color="auto" w:frame="1"/>
        </w:rPr>
      </w:pPr>
      <w:r>
        <w:rPr>
          <w:rFonts w:ascii="inherit" w:hAnsi="inherit" w:cs="Arial"/>
          <w:color w:val="333333"/>
          <w:bdr w:val="none" w:sz="0" w:space="0" w:color="auto" w:frame="1"/>
        </w:rPr>
        <w:t>Nút ấn</w:t>
      </w:r>
    </w:p>
    <w:p w14:paraId="1FCDE1A1" w14:textId="77777777" w:rsidR="00560C78" w:rsidRDefault="00560C78" w:rsidP="00560C78">
      <w:pPr>
        <w:numPr>
          <w:ilvl w:val="0"/>
          <w:numId w:val="1"/>
        </w:numPr>
        <w:shd w:val="clear" w:color="auto" w:fill="FFFFFF"/>
        <w:spacing w:before="100" w:beforeAutospacing="1" w:after="100" w:afterAutospacing="1"/>
        <w:textAlignment w:val="baseline"/>
        <w:rPr>
          <w:rFonts w:ascii="inherit" w:hAnsi="inherit" w:cs="Arial"/>
          <w:color w:val="333333"/>
          <w:bdr w:val="none" w:sz="0" w:space="0" w:color="auto" w:frame="1"/>
        </w:rPr>
      </w:pPr>
      <w:r>
        <w:rPr>
          <w:rFonts w:ascii="inherit" w:hAnsi="inherit" w:cs="Arial"/>
          <w:color w:val="333333"/>
          <w:bdr w:val="none" w:sz="0" w:space="0" w:color="auto" w:frame="1"/>
        </w:rPr>
        <w:lastRenderedPageBreak/>
        <w:t>Đèn LED (tùy chọn, để phản hồi trực quan)</w:t>
      </w:r>
    </w:p>
    <w:p w14:paraId="385595FC" w14:textId="77777777" w:rsidR="00560C78" w:rsidRDefault="00560C78" w:rsidP="00560C78">
      <w:pPr>
        <w:numPr>
          <w:ilvl w:val="0"/>
          <w:numId w:val="1"/>
        </w:numPr>
        <w:shd w:val="clear" w:color="auto" w:fill="FFFFFF"/>
        <w:spacing w:before="100" w:beforeAutospacing="1" w:after="100" w:afterAutospacing="1"/>
        <w:textAlignment w:val="baseline"/>
        <w:rPr>
          <w:rFonts w:ascii="inherit" w:hAnsi="inherit" w:cs="Arial"/>
          <w:color w:val="333333"/>
          <w:bdr w:val="none" w:sz="0" w:space="0" w:color="auto" w:frame="1"/>
        </w:rPr>
      </w:pPr>
      <w:r>
        <w:rPr>
          <w:rFonts w:ascii="inherit" w:hAnsi="inherit" w:cs="Arial"/>
          <w:color w:val="333333"/>
          <w:bdr w:val="none" w:sz="0" w:space="0" w:color="auto" w:frame="1"/>
        </w:rPr>
        <w:t>Dây nhảy</w:t>
      </w:r>
    </w:p>
    <w:p w14:paraId="4667BCBD" w14:textId="77777777" w:rsidR="00560C78" w:rsidRDefault="00560C78" w:rsidP="00560C78">
      <w:pPr>
        <w:numPr>
          <w:ilvl w:val="0"/>
          <w:numId w:val="1"/>
        </w:numPr>
        <w:shd w:val="clear" w:color="auto" w:fill="FFFFFF"/>
        <w:spacing w:before="100" w:beforeAutospacing="1" w:after="100" w:afterAutospacing="1"/>
        <w:textAlignment w:val="baseline"/>
        <w:rPr>
          <w:rFonts w:ascii="inherit" w:hAnsi="inherit" w:cs="Arial"/>
          <w:color w:val="333333"/>
          <w:bdr w:val="none" w:sz="0" w:space="0" w:color="auto" w:frame="1"/>
        </w:rPr>
      </w:pPr>
      <w:r>
        <w:rPr>
          <w:rFonts w:ascii="inherit" w:hAnsi="inherit" w:cs="Arial"/>
          <w:color w:val="333333"/>
          <w:bdr w:val="none" w:sz="0" w:space="0" w:color="auto" w:frame="1"/>
        </w:rPr>
        <w:t>Bánh mì;</w:t>
      </w:r>
    </w:p>
    <w:p w14:paraId="14C0707C" w14:textId="77777777" w:rsidR="00560C78" w:rsidRDefault="00560C78" w:rsidP="00560C78">
      <w:pPr>
        <w:pStyle w:val="NormalWeb"/>
        <w:shd w:val="clear" w:color="auto" w:fill="FFFFFF"/>
        <w:spacing w:before="0" w:beforeAutospacing="0" w:after="0" w:afterAutospacing="0"/>
        <w:textAlignment w:val="baseline"/>
        <w:rPr>
          <w:ins w:id="1" w:author="Unknown"/>
          <w:rFonts w:ascii="inherit" w:hAnsi="inherit" w:cs="Arial"/>
          <w:color w:val="333333"/>
          <w:bdr w:val="none" w:sz="0" w:space="0" w:color="auto" w:frame="1"/>
        </w:rPr>
      </w:pPr>
      <w:r>
        <w:rPr>
          <w:rFonts w:ascii="Arial" w:hAnsi="Arial" w:cs="Arial"/>
          <w:color w:val="333333"/>
          <w:bdr w:val="none" w:sz="0" w:space="0" w:color="auto" w:frame="1"/>
        </w:rPr>
        <w:br/>
      </w:r>
    </w:p>
    <w:p w14:paraId="35A80603" w14:textId="77777777" w:rsidR="00560C78" w:rsidRDefault="00560C78" w:rsidP="00560C78">
      <w:pPr>
        <w:rPr>
          <w:rFonts w:cs="Times New Roman"/>
          <w:bdr w:val="none" w:sz="0" w:space="0" w:color="auto" w:frame="1"/>
        </w:rPr>
      </w:pPr>
    </w:p>
    <w:p w14:paraId="09FB6714" w14:textId="63D90D34" w:rsidR="00560C78" w:rsidRDefault="00560C78" w:rsidP="00560C78">
      <w:pPr>
        <w:pStyle w:val="NormalWeb"/>
        <w:shd w:val="clear" w:color="auto" w:fill="FFFFFF"/>
        <w:spacing w:before="0" w:beforeAutospacing="0" w:after="0"/>
        <w:textAlignment w:val="baseline"/>
        <w:rPr>
          <w:rFonts w:ascii="Arial" w:hAnsi="Arial" w:cs="Arial"/>
          <w:color w:val="333333"/>
          <w:bdr w:val="none" w:sz="0" w:space="0" w:color="auto" w:frame="1"/>
        </w:rPr>
      </w:pPr>
      <w:r>
        <w:rPr>
          <w:rFonts w:ascii="inherit" w:hAnsi="inherit" w:cs="Arial"/>
          <w:noProof/>
          <w:color w:val="0000FF"/>
          <w:bdr w:val="none" w:sz="0" w:space="0" w:color="auto" w:frame="1"/>
        </w:rPr>
        <w:drawing>
          <wp:inline distT="0" distB="0" distL="0" distR="0" wp14:anchorId="7BB82561" wp14:editId="500B7D77">
            <wp:extent cx="2506345" cy="2008505"/>
            <wp:effectExtent l="0" t="0" r="8255" b="0"/>
            <wp:docPr id="14" name="Picture 14">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06345" cy="2008505"/>
                    </a:xfrm>
                    <a:prstGeom prst="rect">
                      <a:avLst/>
                    </a:prstGeom>
                    <a:noFill/>
                    <a:ln>
                      <a:noFill/>
                    </a:ln>
                  </pic:spPr>
                </pic:pic>
              </a:graphicData>
            </a:graphic>
          </wp:inline>
        </w:drawing>
      </w:r>
    </w:p>
    <w:p w14:paraId="0CAE1068" w14:textId="77777777" w:rsidR="00560C78" w:rsidRDefault="00560C78" w:rsidP="00560C78">
      <w:pPr>
        <w:pStyle w:val="NormalWeb"/>
        <w:shd w:val="clear" w:color="auto" w:fill="FFFFFF"/>
        <w:spacing w:before="0" w:beforeAutospacing="0" w:after="0"/>
        <w:textAlignment w:val="baseline"/>
        <w:rPr>
          <w:rFonts w:ascii="Arial" w:hAnsi="Arial" w:cs="Arial"/>
          <w:color w:val="333333"/>
          <w:bdr w:val="none" w:sz="0" w:space="0" w:color="auto" w:frame="1"/>
        </w:rPr>
      </w:pPr>
      <w:r>
        <w:rPr>
          <w:rFonts w:ascii="Arial" w:hAnsi="Arial" w:cs="Arial"/>
          <w:color w:val="333333"/>
          <w:bdr w:val="none" w:sz="0" w:space="0" w:color="auto" w:frame="1"/>
        </w:rPr>
        <w:t>Hệ </w:t>
      </w:r>
      <w:hyperlink r:id="rId11" w:history="1">
        <w:r>
          <w:rPr>
            <w:rStyle w:val="Hyperlink"/>
            <w:rFonts w:ascii="inherit" w:eastAsiaTheme="majorEastAsia" w:hAnsi="inherit" w:cs="Arial"/>
            <w:b/>
            <w:bCs/>
            <w:bdr w:val="none" w:sz="0" w:space="0" w:color="auto" w:frame="1"/>
          </w:rPr>
          <w:t>thống bảo mật sinh trắc học</w:t>
        </w:r>
      </w:hyperlink>
      <w:r>
        <w:rPr>
          <w:rFonts w:ascii="Arial" w:hAnsi="Arial" w:cs="Arial"/>
          <w:color w:val="333333"/>
          <w:bdr w:val="none" w:sz="0" w:space="0" w:color="auto" w:frame="1"/>
        </w:rPr>
        <w:t> đảm bảo truy cập an toàn bằng dấu vân tay. Nó sử dụng </w:t>
      </w:r>
      <w:hyperlink r:id="rId12" w:history="1">
        <w:r>
          <w:rPr>
            <w:rStyle w:val="Hyperlink"/>
            <w:rFonts w:ascii="inherit" w:eastAsiaTheme="majorEastAsia" w:hAnsi="inherit" w:cs="Arial"/>
            <w:bdr w:val="none" w:sz="0" w:space="0" w:color="auto" w:frame="1"/>
          </w:rPr>
          <w:t>mô-đun vân tay R307</w:t>
        </w:r>
      </w:hyperlink>
      <w:r>
        <w:rPr>
          <w:rFonts w:ascii="Arial" w:hAnsi="Arial" w:cs="Arial"/>
          <w:color w:val="333333"/>
          <w:bdr w:val="none" w:sz="0" w:space="0" w:color="auto" w:frame="1"/>
        </w:rPr>
        <w:t> , Arduino, rơle, khóa điện từ, LCD và các nút. Người dùng tương tác thông qua các nút ấn để </w:t>
      </w:r>
      <w:r>
        <w:rPr>
          <w:rStyle w:val="Strong"/>
          <w:rFonts w:ascii="inherit" w:hAnsi="inherit" w:cs="Arial"/>
          <w:color w:val="FF00FF"/>
          <w:bdr w:val="none" w:sz="0" w:space="0" w:color="auto" w:frame="1"/>
        </w:rPr>
        <w:t>đăng ký</w:t>
      </w:r>
      <w:r>
        <w:rPr>
          <w:rFonts w:ascii="inherit" w:hAnsi="inherit" w:cs="Arial"/>
          <w:color w:val="FF00FF"/>
          <w:bdr w:val="none" w:sz="0" w:space="0" w:color="auto" w:frame="1"/>
        </w:rPr>
        <w:t> , </w:t>
      </w:r>
      <w:r>
        <w:rPr>
          <w:rStyle w:val="Strong"/>
          <w:rFonts w:ascii="inherit" w:hAnsi="inherit" w:cs="Arial"/>
          <w:color w:val="FF00FF"/>
          <w:bdr w:val="none" w:sz="0" w:space="0" w:color="auto" w:frame="1"/>
        </w:rPr>
        <w:t>xóa</w:t>
      </w:r>
      <w:r>
        <w:rPr>
          <w:rFonts w:ascii="inherit" w:hAnsi="inherit" w:cs="Arial"/>
          <w:color w:val="FF00FF"/>
          <w:bdr w:val="none" w:sz="0" w:space="0" w:color="auto" w:frame="1"/>
        </w:rPr>
        <w:t> và </w:t>
      </w:r>
      <w:r>
        <w:rPr>
          <w:rStyle w:val="Strong"/>
          <w:rFonts w:ascii="inherit" w:hAnsi="inherit" w:cs="Arial"/>
          <w:color w:val="FF00FF"/>
          <w:bdr w:val="none" w:sz="0" w:space="0" w:color="auto" w:frame="1"/>
        </w:rPr>
        <w:t>quét</w:t>
      </w:r>
      <w:r>
        <w:rPr>
          <w:rFonts w:ascii="inherit" w:hAnsi="inherit" w:cs="Arial"/>
          <w:color w:val="FF00FF"/>
          <w:bdr w:val="none" w:sz="0" w:space="0" w:color="auto" w:frame="1"/>
        </w:rPr>
        <w:t> .</w:t>
      </w:r>
      <w:r>
        <w:rPr>
          <w:rFonts w:ascii="Arial" w:hAnsi="Arial" w:cs="Arial"/>
          <w:color w:val="333333"/>
          <w:bdr w:val="none" w:sz="0" w:space="0" w:color="auto" w:frame="1"/>
        </w:rPr>
        <w:t> Nhấn </w:t>
      </w:r>
      <w:r>
        <w:rPr>
          <w:rFonts w:ascii="inherit" w:hAnsi="inherit" w:cs="Arial"/>
          <w:color w:val="FF00FF"/>
          <w:bdr w:val="none" w:sz="0" w:space="0" w:color="auto" w:frame="1"/>
        </w:rPr>
        <w:t>“ </w:t>
      </w:r>
      <w:r>
        <w:rPr>
          <w:rStyle w:val="Strong"/>
          <w:rFonts w:ascii="inherit" w:hAnsi="inherit" w:cs="Arial"/>
          <w:color w:val="FF00FF"/>
          <w:bdr w:val="none" w:sz="0" w:space="0" w:color="auto" w:frame="1"/>
        </w:rPr>
        <w:t>Quét</w:t>
      </w:r>
      <w:r>
        <w:rPr>
          <w:rFonts w:ascii="inherit" w:hAnsi="inherit" w:cs="Arial"/>
          <w:color w:val="FF00FF"/>
          <w:bdr w:val="none" w:sz="0" w:space="0" w:color="auto" w:frame="1"/>
        </w:rPr>
        <w:t> ”</w:t>
      </w:r>
      <w:r>
        <w:rPr>
          <w:rFonts w:ascii="Arial" w:hAnsi="Arial" w:cs="Arial"/>
          <w:color w:val="333333"/>
          <w:bdr w:val="none" w:sz="0" w:space="0" w:color="auto" w:frame="1"/>
        </w:rPr>
        <w:t> sẽ nhắc đặt ngón tay lên mô-đun. Nó quét, gửi dữ liệu tới Arduino và xác minh dựa trên dấu vân tay được lưu trữ.</w:t>
      </w:r>
    </w:p>
    <w:p w14:paraId="0CB82AB8" w14:textId="77777777" w:rsidR="00560C78" w:rsidRDefault="00560C78" w:rsidP="00560C78">
      <w:pPr>
        <w:pStyle w:val="NormalWeb"/>
        <w:shd w:val="clear" w:color="auto" w:fill="FFFFFF"/>
        <w:spacing w:before="0" w:beforeAutospacing="0" w:after="0"/>
        <w:textAlignment w:val="baseline"/>
        <w:rPr>
          <w:rFonts w:ascii="Arial" w:hAnsi="Arial" w:cs="Arial"/>
          <w:color w:val="333333"/>
          <w:bdr w:val="none" w:sz="0" w:space="0" w:color="auto" w:frame="1"/>
        </w:rPr>
      </w:pPr>
      <w:r>
        <w:rPr>
          <w:rFonts w:ascii="Arial" w:hAnsi="Arial" w:cs="Arial"/>
          <w:color w:val="333333"/>
          <w:bdr w:val="none" w:sz="0" w:space="0" w:color="auto" w:frame="1"/>
        </w:rPr>
        <w:t>Một trận đấu sẽ kích hoạt rơle, do đó cấp nguồn cho khóa điện từ để mở khóa. Màn hình LCD cung cấp phản hồi của người dùng, chẳng hạn như “ </w:t>
      </w:r>
      <w:r>
        <w:rPr>
          <w:rStyle w:val="Strong"/>
          <w:rFonts w:ascii="inherit" w:hAnsi="inherit" w:cs="Arial"/>
          <w:color w:val="FF00FF"/>
          <w:bdr w:val="none" w:sz="0" w:space="0" w:color="auto" w:frame="1"/>
        </w:rPr>
        <w:t>Quyền truy cập được cấp</w:t>
      </w:r>
      <w:r>
        <w:rPr>
          <w:rFonts w:ascii="Arial" w:hAnsi="Arial" w:cs="Arial"/>
          <w:color w:val="333333"/>
          <w:bdr w:val="none" w:sz="0" w:space="0" w:color="auto" w:frame="1"/>
        </w:rPr>
        <w:t> ” hoặc “ </w:t>
      </w:r>
      <w:r>
        <w:rPr>
          <w:rStyle w:val="Strong"/>
          <w:rFonts w:ascii="inherit" w:hAnsi="inherit" w:cs="Arial"/>
          <w:color w:val="FF00FF"/>
          <w:bdr w:val="none" w:sz="0" w:space="0" w:color="auto" w:frame="1"/>
        </w:rPr>
        <w:t>Quyền truy cập bị từ chối</w:t>
      </w:r>
      <w:r>
        <w:rPr>
          <w:rFonts w:ascii="Arial" w:hAnsi="Arial" w:cs="Arial"/>
          <w:color w:val="333333"/>
          <w:bdr w:val="none" w:sz="0" w:space="0" w:color="auto" w:frame="1"/>
        </w:rPr>
        <w:t> ”.</w:t>
      </w:r>
    </w:p>
    <w:p w14:paraId="104B8C85" w14:textId="77777777" w:rsidR="00560C78" w:rsidRDefault="00000000" w:rsidP="00560C78">
      <w:pPr>
        <w:spacing w:before="615" w:after="615"/>
        <w:rPr>
          <w:rFonts w:cs="Times New Roman"/>
          <w:bdr w:val="none" w:sz="0" w:space="0" w:color="auto" w:frame="1"/>
        </w:rPr>
      </w:pPr>
      <w:r>
        <w:rPr>
          <w:bdr w:val="none" w:sz="0" w:space="0" w:color="auto" w:frame="1"/>
        </w:rPr>
        <w:pict w14:anchorId="627EED40">
          <v:rect id="_x0000_i1027" style="width:0;height:.75pt" o:hralign="center" o:hrstd="t" o:hrnoshade="t" o:hr="t" fillcolor="#333" stroked="f"/>
        </w:pict>
      </w:r>
    </w:p>
    <w:p w14:paraId="3D5A7C38" w14:textId="77777777" w:rsidR="00560C78" w:rsidRDefault="00560C78" w:rsidP="00560C78">
      <w:pPr>
        <w:pStyle w:val="Heading3"/>
        <w:shd w:val="clear" w:color="auto" w:fill="FFFFFF"/>
        <w:spacing w:before="0"/>
        <w:textAlignment w:val="baseline"/>
        <w:rPr>
          <w:rFonts w:ascii="Arial" w:hAnsi="Arial" w:cs="Arial"/>
          <w:sz w:val="31"/>
          <w:szCs w:val="31"/>
          <w:bdr w:val="none" w:sz="0" w:space="0" w:color="auto" w:frame="1"/>
        </w:rPr>
      </w:pPr>
      <w:r>
        <w:rPr>
          <w:rStyle w:val="Strong"/>
          <w:rFonts w:ascii="inherit" w:hAnsi="inherit" w:cs="Arial"/>
          <w:b w:val="0"/>
          <w:bCs w:val="0"/>
          <w:color w:val="FF6600"/>
          <w:sz w:val="30"/>
          <w:szCs w:val="30"/>
          <w:bdr w:val="none" w:sz="0" w:space="0" w:color="auto" w:frame="1"/>
        </w:rPr>
        <w:t>Sơ đồ mạch &amp; Kết nối – Hệ thống bảo mật sinh trắc học</w:t>
      </w:r>
    </w:p>
    <w:p w14:paraId="535C4922" w14:textId="77777777" w:rsidR="00560C78" w:rsidRDefault="00560C78" w:rsidP="00560C78">
      <w:pPr>
        <w:pStyle w:val="NormalWeb"/>
        <w:shd w:val="clear" w:color="auto" w:fill="FFFFFF"/>
        <w:spacing w:before="0" w:beforeAutospacing="0" w:after="0"/>
        <w:textAlignment w:val="baseline"/>
        <w:rPr>
          <w:rFonts w:ascii="Arial" w:hAnsi="Arial" w:cs="Arial"/>
          <w:color w:val="333333"/>
          <w:bdr w:val="none" w:sz="0" w:space="0" w:color="auto" w:frame="1"/>
        </w:rPr>
      </w:pPr>
      <w:r>
        <w:rPr>
          <w:rFonts w:ascii="Arial" w:hAnsi="Arial" w:cs="Arial"/>
          <w:color w:val="333333"/>
          <w:bdr w:val="none" w:sz="0" w:space="0" w:color="auto" w:frame="1"/>
        </w:rPr>
        <w:t>Đây là sơ đồ mạch của </w:t>
      </w:r>
      <w:r>
        <w:rPr>
          <w:rStyle w:val="Strong"/>
          <w:rFonts w:ascii="inherit" w:hAnsi="inherit" w:cs="Arial"/>
          <w:color w:val="FF00FF"/>
          <w:bdr w:val="none" w:sz="0" w:space="0" w:color="auto" w:frame="1"/>
        </w:rPr>
        <w:t>Hệ thống bảo mật sinh trắc học với cảm biến vân tay</w:t>
      </w:r>
      <w:r>
        <w:rPr>
          <w:rFonts w:ascii="Arial" w:hAnsi="Arial" w:cs="Arial"/>
          <w:color w:val="333333"/>
          <w:bdr w:val="none" w:sz="0" w:space="0" w:color="auto" w:frame="1"/>
        </w:rPr>
        <w:t> &amp; Arduino được thiết kế bằng Phần mềm Fritzing:</w:t>
      </w:r>
    </w:p>
    <w:p w14:paraId="166E808F" w14:textId="5C3C39DB" w:rsidR="00560C78" w:rsidRDefault="00560C78" w:rsidP="00560C78">
      <w:pPr>
        <w:pStyle w:val="NormalWeb"/>
        <w:shd w:val="clear" w:color="auto" w:fill="FFFFFF"/>
        <w:spacing w:before="0" w:beforeAutospacing="0" w:after="0"/>
        <w:textAlignment w:val="baseline"/>
        <w:rPr>
          <w:rFonts w:ascii="Arial" w:hAnsi="Arial" w:cs="Arial"/>
          <w:color w:val="333333"/>
          <w:bdr w:val="none" w:sz="0" w:space="0" w:color="auto" w:frame="1"/>
        </w:rPr>
      </w:pPr>
      <w:r>
        <w:rPr>
          <w:rFonts w:ascii="inherit" w:hAnsi="inherit" w:cs="Arial"/>
          <w:noProof/>
          <w:color w:val="0000FF"/>
          <w:bdr w:val="none" w:sz="0" w:space="0" w:color="auto" w:frame="1"/>
        </w:rPr>
        <w:lastRenderedPageBreak/>
        <w:drawing>
          <wp:inline distT="0" distB="0" distL="0" distR="0" wp14:anchorId="3A60A98F" wp14:editId="353563A3">
            <wp:extent cx="6480175" cy="3108960"/>
            <wp:effectExtent l="0" t="0" r="0" b="0"/>
            <wp:docPr id="13" name="Picture 13">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13"/>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80175" cy="3108960"/>
                    </a:xfrm>
                    <a:prstGeom prst="rect">
                      <a:avLst/>
                    </a:prstGeom>
                    <a:noFill/>
                    <a:ln>
                      <a:noFill/>
                    </a:ln>
                  </pic:spPr>
                </pic:pic>
              </a:graphicData>
            </a:graphic>
          </wp:inline>
        </w:drawing>
      </w:r>
    </w:p>
    <w:p w14:paraId="2846B44F" w14:textId="51C54993" w:rsidR="00560C78" w:rsidRDefault="00560C78" w:rsidP="00560C78">
      <w:pPr>
        <w:pStyle w:val="NormalWeb"/>
        <w:shd w:val="clear" w:color="auto" w:fill="FFFFFF"/>
        <w:spacing w:before="0" w:beforeAutospacing="0"/>
        <w:textAlignment w:val="baseline"/>
        <w:rPr>
          <w:rFonts w:ascii="Arial" w:hAnsi="Arial" w:cs="Arial"/>
          <w:color w:val="333333"/>
          <w:bdr w:val="none" w:sz="0" w:space="0" w:color="auto" w:frame="1"/>
        </w:rPr>
      </w:pPr>
      <w:r>
        <w:rPr>
          <w:rFonts w:ascii="Arial" w:hAnsi="Arial" w:cs="Arial"/>
          <w:color w:val="333333"/>
          <w:bdr w:val="none" w:sz="0" w:space="0" w:color="auto" w:frame="1"/>
        </w:rPr>
        <w:t>Dự án bao gồm nhiều thành phần khác nhau phối hợp với nhau để tạo ra kết quả. Chúng ta hãy xem xét sâu hơn về mối liên hệ giữa các thành phần khác nhau trong dự án này.</w:t>
      </w:r>
    </w:p>
    <w:p w14:paraId="18A46BA4" w14:textId="4D41333A" w:rsidR="00723462" w:rsidRDefault="00723462" w:rsidP="00560C78">
      <w:pPr>
        <w:pStyle w:val="NormalWeb"/>
        <w:shd w:val="clear" w:color="auto" w:fill="FFFFFF"/>
        <w:spacing w:before="0" w:beforeAutospacing="0"/>
        <w:textAlignment w:val="baseline"/>
        <w:rPr>
          <w:rFonts w:ascii="Arial" w:hAnsi="Arial" w:cs="Arial"/>
          <w:color w:val="333333"/>
          <w:bdr w:val="none" w:sz="0" w:space="0" w:color="auto" w:frame="1"/>
        </w:rPr>
      </w:pPr>
      <w:r w:rsidRPr="00723462">
        <w:rPr>
          <w:rFonts w:ascii="Arial" w:hAnsi="Arial" w:cs="Arial"/>
          <w:noProof/>
          <w:color w:val="333333"/>
          <w:bdr w:val="none" w:sz="0" w:space="0" w:color="auto" w:frame="1"/>
        </w:rPr>
        <w:drawing>
          <wp:inline distT="0" distB="0" distL="0" distR="0" wp14:anchorId="6FD15F8E" wp14:editId="4A64904F">
            <wp:extent cx="6480175" cy="39674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80175" cy="3967480"/>
                    </a:xfrm>
                    <a:prstGeom prst="rect">
                      <a:avLst/>
                    </a:prstGeom>
                    <a:noFill/>
                    <a:ln>
                      <a:noFill/>
                    </a:ln>
                  </pic:spPr>
                </pic:pic>
              </a:graphicData>
            </a:graphic>
          </wp:inline>
        </w:drawing>
      </w:r>
    </w:p>
    <w:p w14:paraId="6E24A976" w14:textId="52A99C58" w:rsidR="00672C25" w:rsidRPr="00672C25" w:rsidRDefault="00672C25" w:rsidP="00560C78">
      <w:pPr>
        <w:pStyle w:val="NormalWeb"/>
        <w:shd w:val="clear" w:color="auto" w:fill="FFFFFF"/>
        <w:spacing w:before="0" w:beforeAutospacing="0" w:after="0"/>
        <w:textAlignment w:val="baseline"/>
        <w:rPr>
          <w:rStyle w:val="Strong"/>
          <w:rFonts w:ascii="inherit" w:hAnsi="inherit" w:cs="Arial"/>
          <w:color w:val="000000" w:themeColor="text1"/>
          <w:bdr w:val="none" w:sz="0" w:space="0" w:color="auto" w:frame="1"/>
          <w:lang w:val="en-US"/>
        </w:rPr>
      </w:pPr>
      <w:r w:rsidRPr="00672C25">
        <w:rPr>
          <w:rStyle w:val="Strong"/>
          <w:rFonts w:ascii="inherit" w:hAnsi="inherit" w:cs="Arial"/>
          <w:color w:val="000000" w:themeColor="text1"/>
          <w:bdr w:val="none" w:sz="0" w:space="0" w:color="auto" w:frame="1"/>
          <w:lang w:val="en-US"/>
        </w:rPr>
        <w:t xml:space="preserve">FPM10 </w:t>
      </w:r>
      <w:r w:rsidRPr="00672C25">
        <w:rPr>
          <w:rStyle w:val="Strong"/>
          <w:rFonts w:ascii="inherit" w:hAnsi="inherit" w:cs="Arial"/>
          <w:color w:val="FF0000"/>
          <w:bdr w:val="none" w:sz="0" w:space="0" w:color="auto" w:frame="1"/>
          <w:lang w:val="en-US"/>
        </w:rPr>
        <w:t xml:space="preserve">Red 3.3V </w:t>
      </w:r>
      <w:r w:rsidRPr="00672C25">
        <w:rPr>
          <w:rStyle w:val="Strong"/>
          <w:rFonts w:ascii="inherit" w:hAnsi="inherit" w:cs="Arial"/>
          <w:color w:val="000000" w:themeColor="text1"/>
          <w:bdr w:val="none" w:sz="0" w:space="0" w:color="auto" w:frame="1"/>
          <w:lang w:val="en-US"/>
        </w:rPr>
        <w:t>– Black GND</w:t>
      </w:r>
      <w:r>
        <w:rPr>
          <w:rStyle w:val="Strong"/>
          <w:rFonts w:ascii="inherit" w:hAnsi="inherit" w:cs="Arial"/>
          <w:color w:val="000000" w:themeColor="text1"/>
          <w:bdr w:val="none" w:sz="0" w:space="0" w:color="auto" w:frame="1"/>
          <w:lang w:val="en-US"/>
        </w:rPr>
        <w:t xml:space="preserve"> </w:t>
      </w:r>
      <w:r w:rsidRPr="00672C25">
        <w:rPr>
          <w:rStyle w:val="Strong"/>
          <w:rFonts w:ascii="inherit" w:hAnsi="inherit" w:cs="Arial"/>
          <w:color w:val="000000" w:themeColor="text1"/>
          <w:bdr w:val="none" w:sz="0" w:space="0" w:color="auto" w:frame="1"/>
          <w:lang w:val="en-US"/>
        </w:rPr>
        <w:t>–</w:t>
      </w:r>
      <w:r>
        <w:rPr>
          <w:rStyle w:val="Strong"/>
          <w:rFonts w:ascii="inherit" w:hAnsi="inherit" w:cs="Arial"/>
          <w:color w:val="000000" w:themeColor="text1"/>
          <w:bdr w:val="none" w:sz="0" w:space="0" w:color="auto" w:frame="1"/>
          <w:lang w:val="en-US"/>
        </w:rPr>
        <w:t xml:space="preserve"> </w:t>
      </w:r>
      <w:r w:rsidRPr="00672C25">
        <w:rPr>
          <w:rStyle w:val="Strong"/>
          <w:rFonts w:ascii="inherit" w:hAnsi="inherit" w:cs="Arial"/>
          <w:color w:val="00B050"/>
          <w:bdr w:val="none" w:sz="0" w:space="0" w:color="auto" w:frame="1"/>
          <w:lang w:val="en-US"/>
        </w:rPr>
        <w:t xml:space="preserve">Green TX </w:t>
      </w:r>
      <w:r w:rsidRPr="00672C25">
        <w:rPr>
          <w:rStyle w:val="Strong"/>
          <w:rFonts w:ascii="inherit" w:hAnsi="inherit" w:cs="Arial"/>
          <w:color w:val="000000" w:themeColor="text1"/>
          <w:bdr w:val="none" w:sz="0" w:space="0" w:color="auto" w:frame="1"/>
          <w:lang w:val="en-US"/>
        </w:rPr>
        <w:t>–</w:t>
      </w:r>
      <w:r>
        <w:rPr>
          <w:rStyle w:val="Strong"/>
          <w:rFonts w:ascii="inherit" w:hAnsi="inherit" w:cs="Arial"/>
          <w:color w:val="000000" w:themeColor="text1"/>
          <w:bdr w:val="none" w:sz="0" w:space="0" w:color="auto" w:frame="1"/>
          <w:lang w:val="en-US"/>
        </w:rPr>
        <w:t xml:space="preserve"> </w:t>
      </w:r>
      <w:r w:rsidRPr="00672C25">
        <w:rPr>
          <w:rStyle w:val="Strong"/>
          <w:rFonts w:ascii="inherit" w:hAnsi="inherit" w:cs="Arial"/>
          <w:color w:val="FFC000"/>
          <w:bdr w:val="none" w:sz="0" w:space="0" w:color="auto" w:frame="1"/>
          <w:lang w:val="en-US"/>
        </w:rPr>
        <w:t>Yellow RX</w:t>
      </w:r>
    </w:p>
    <w:p w14:paraId="3B8003AE" w14:textId="00A5A7D8" w:rsidR="00560C78" w:rsidRDefault="00560C78" w:rsidP="00560C78">
      <w:pPr>
        <w:pStyle w:val="NormalWeb"/>
        <w:shd w:val="clear" w:color="auto" w:fill="FFFFFF"/>
        <w:spacing w:before="0" w:beforeAutospacing="0" w:after="0"/>
        <w:textAlignment w:val="baseline"/>
        <w:rPr>
          <w:rFonts w:ascii="Arial" w:hAnsi="Arial" w:cs="Arial"/>
          <w:color w:val="333333"/>
          <w:bdr w:val="none" w:sz="0" w:space="0" w:color="auto" w:frame="1"/>
        </w:rPr>
      </w:pPr>
      <w:r>
        <w:rPr>
          <w:rStyle w:val="Strong"/>
          <w:rFonts w:ascii="inherit" w:hAnsi="inherit" w:cs="Arial"/>
          <w:color w:val="800080"/>
          <w:bdr w:val="none" w:sz="0" w:space="0" w:color="auto" w:frame="1"/>
        </w:rPr>
        <w:t>Kết nối cảm biến vân tay:</w:t>
      </w:r>
    </w:p>
    <w:p w14:paraId="391A00E7" w14:textId="77777777" w:rsidR="00560C78" w:rsidRDefault="00560C78" w:rsidP="00560C78">
      <w:pPr>
        <w:numPr>
          <w:ilvl w:val="0"/>
          <w:numId w:val="2"/>
        </w:numPr>
        <w:shd w:val="clear" w:color="auto" w:fill="FFFFFF"/>
        <w:spacing w:beforeAutospacing="1" w:afterAutospacing="1"/>
        <w:textAlignment w:val="baseline"/>
        <w:rPr>
          <w:rFonts w:ascii="inherit" w:hAnsi="inherit" w:cs="Arial"/>
          <w:color w:val="333333"/>
          <w:bdr w:val="none" w:sz="0" w:space="0" w:color="auto" w:frame="1"/>
        </w:rPr>
      </w:pPr>
      <w:r>
        <w:rPr>
          <w:rStyle w:val="Strong"/>
          <w:rFonts w:ascii="inherit" w:hAnsi="inherit" w:cs="Arial"/>
          <w:color w:val="333333"/>
          <w:bdr w:val="none" w:sz="0" w:space="0" w:color="auto" w:frame="1"/>
        </w:rPr>
        <w:t>TX</w:t>
      </w:r>
      <w:r>
        <w:rPr>
          <w:rFonts w:ascii="inherit" w:hAnsi="inherit" w:cs="Arial"/>
          <w:color w:val="333333"/>
          <w:bdr w:val="none" w:sz="0" w:space="0" w:color="auto" w:frame="1"/>
        </w:rPr>
        <w:t> sang Arduino </w:t>
      </w:r>
      <w:r>
        <w:rPr>
          <w:rStyle w:val="Strong"/>
          <w:rFonts w:ascii="inherit" w:hAnsi="inherit" w:cs="Arial"/>
          <w:color w:val="333333"/>
          <w:bdr w:val="none" w:sz="0" w:space="0" w:color="auto" w:frame="1"/>
        </w:rPr>
        <w:t>D2</w:t>
      </w:r>
    </w:p>
    <w:p w14:paraId="35A17DD4" w14:textId="77777777" w:rsidR="00560C78" w:rsidRDefault="00560C78" w:rsidP="00560C78">
      <w:pPr>
        <w:numPr>
          <w:ilvl w:val="0"/>
          <w:numId w:val="2"/>
        </w:numPr>
        <w:shd w:val="clear" w:color="auto" w:fill="FFFFFF"/>
        <w:spacing w:beforeAutospacing="1" w:afterAutospacing="1"/>
        <w:textAlignment w:val="baseline"/>
        <w:rPr>
          <w:rFonts w:ascii="inherit" w:hAnsi="inherit" w:cs="Arial"/>
          <w:color w:val="333333"/>
          <w:bdr w:val="none" w:sz="0" w:space="0" w:color="auto" w:frame="1"/>
        </w:rPr>
      </w:pPr>
      <w:r>
        <w:rPr>
          <w:rStyle w:val="Strong"/>
          <w:rFonts w:ascii="inherit" w:hAnsi="inherit" w:cs="Arial"/>
          <w:color w:val="333333"/>
          <w:bdr w:val="none" w:sz="0" w:space="0" w:color="auto" w:frame="1"/>
        </w:rPr>
        <w:t>RX</w:t>
      </w:r>
      <w:r>
        <w:rPr>
          <w:rFonts w:ascii="inherit" w:hAnsi="inherit" w:cs="Arial"/>
          <w:color w:val="333333"/>
          <w:bdr w:val="none" w:sz="0" w:space="0" w:color="auto" w:frame="1"/>
        </w:rPr>
        <w:t> sang Arduino </w:t>
      </w:r>
      <w:r>
        <w:rPr>
          <w:rStyle w:val="Strong"/>
          <w:rFonts w:ascii="inherit" w:hAnsi="inherit" w:cs="Arial"/>
          <w:color w:val="333333"/>
          <w:bdr w:val="none" w:sz="0" w:space="0" w:color="auto" w:frame="1"/>
        </w:rPr>
        <w:t>D3</w:t>
      </w:r>
    </w:p>
    <w:p w14:paraId="0F64F4AD" w14:textId="77777777" w:rsidR="00560C78" w:rsidRDefault="00560C78" w:rsidP="00560C78">
      <w:pPr>
        <w:numPr>
          <w:ilvl w:val="0"/>
          <w:numId w:val="2"/>
        </w:numPr>
        <w:shd w:val="clear" w:color="auto" w:fill="FFFFFF"/>
        <w:spacing w:beforeAutospacing="1" w:afterAutospacing="1"/>
        <w:textAlignment w:val="baseline"/>
        <w:rPr>
          <w:rFonts w:ascii="inherit" w:hAnsi="inherit" w:cs="Arial"/>
          <w:color w:val="333333"/>
          <w:bdr w:val="none" w:sz="0" w:space="0" w:color="auto" w:frame="1"/>
        </w:rPr>
      </w:pPr>
      <w:r>
        <w:rPr>
          <w:rStyle w:val="Strong"/>
          <w:rFonts w:ascii="inherit" w:hAnsi="inherit" w:cs="Arial"/>
          <w:color w:val="333333"/>
          <w:bdr w:val="none" w:sz="0" w:space="0" w:color="auto" w:frame="1"/>
        </w:rPr>
        <w:t>VCC</w:t>
      </w:r>
      <w:r>
        <w:rPr>
          <w:rFonts w:ascii="inherit" w:hAnsi="inherit" w:cs="Arial"/>
          <w:color w:val="333333"/>
          <w:bdr w:val="none" w:sz="0" w:space="0" w:color="auto" w:frame="1"/>
        </w:rPr>
        <w:t> sang Arduino </w:t>
      </w:r>
      <w:r>
        <w:rPr>
          <w:rStyle w:val="Strong"/>
          <w:rFonts w:ascii="inherit" w:hAnsi="inherit" w:cs="Arial"/>
          <w:color w:val="333333"/>
          <w:bdr w:val="none" w:sz="0" w:space="0" w:color="auto" w:frame="1"/>
        </w:rPr>
        <w:t>5V</w:t>
      </w:r>
    </w:p>
    <w:p w14:paraId="2F0B4F57" w14:textId="77777777" w:rsidR="00560C78" w:rsidRDefault="00560C78" w:rsidP="00560C78">
      <w:pPr>
        <w:numPr>
          <w:ilvl w:val="0"/>
          <w:numId w:val="2"/>
        </w:numPr>
        <w:shd w:val="clear" w:color="auto" w:fill="FFFFFF"/>
        <w:spacing w:beforeAutospacing="1" w:afterAutospacing="1"/>
        <w:textAlignment w:val="baseline"/>
        <w:rPr>
          <w:rFonts w:ascii="inherit" w:hAnsi="inherit" w:cs="Arial"/>
          <w:color w:val="333333"/>
          <w:bdr w:val="none" w:sz="0" w:space="0" w:color="auto" w:frame="1"/>
        </w:rPr>
      </w:pPr>
      <w:r>
        <w:rPr>
          <w:rStyle w:val="Strong"/>
          <w:rFonts w:ascii="inherit" w:hAnsi="inherit" w:cs="Arial"/>
          <w:color w:val="333333"/>
          <w:bdr w:val="none" w:sz="0" w:space="0" w:color="auto" w:frame="1"/>
        </w:rPr>
        <w:lastRenderedPageBreak/>
        <w:t>GND</w:t>
      </w:r>
      <w:r>
        <w:rPr>
          <w:rFonts w:ascii="inherit" w:hAnsi="inherit" w:cs="Arial"/>
          <w:color w:val="333333"/>
          <w:bdr w:val="none" w:sz="0" w:space="0" w:color="auto" w:frame="1"/>
        </w:rPr>
        <w:t> sang Arduino </w:t>
      </w:r>
      <w:r>
        <w:rPr>
          <w:rStyle w:val="Strong"/>
          <w:rFonts w:ascii="inherit" w:hAnsi="inherit" w:cs="Arial"/>
          <w:color w:val="333333"/>
          <w:bdr w:val="none" w:sz="0" w:space="0" w:color="auto" w:frame="1"/>
        </w:rPr>
        <w:t>GND</w:t>
      </w:r>
    </w:p>
    <w:p w14:paraId="5FEF82D0" w14:textId="77777777" w:rsidR="00560C78" w:rsidRDefault="00560C78" w:rsidP="00560C78">
      <w:pPr>
        <w:pStyle w:val="NormalWeb"/>
        <w:shd w:val="clear" w:color="auto" w:fill="FFFFFF"/>
        <w:spacing w:before="0" w:beforeAutospacing="0" w:after="0"/>
        <w:textAlignment w:val="baseline"/>
        <w:rPr>
          <w:rFonts w:ascii="Arial" w:hAnsi="Arial" w:cs="Arial"/>
          <w:color w:val="333333"/>
          <w:bdr w:val="none" w:sz="0" w:space="0" w:color="auto" w:frame="1"/>
        </w:rPr>
      </w:pPr>
      <w:r>
        <w:rPr>
          <w:rStyle w:val="Strong"/>
          <w:rFonts w:ascii="inherit" w:hAnsi="inherit" w:cs="Arial"/>
          <w:color w:val="800080"/>
          <w:bdr w:val="none" w:sz="0" w:space="0" w:color="auto" w:frame="1"/>
        </w:rPr>
        <w:t>Kết nối LCD bằng I2C:</w:t>
      </w:r>
    </w:p>
    <w:p w14:paraId="027A46F9" w14:textId="77777777" w:rsidR="00560C78" w:rsidRDefault="00560C78" w:rsidP="00560C78">
      <w:pPr>
        <w:numPr>
          <w:ilvl w:val="0"/>
          <w:numId w:val="3"/>
        </w:numPr>
        <w:shd w:val="clear" w:color="auto" w:fill="FFFFFF"/>
        <w:spacing w:beforeAutospacing="1" w:afterAutospacing="1"/>
        <w:textAlignment w:val="baseline"/>
        <w:rPr>
          <w:rFonts w:ascii="inherit" w:hAnsi="inherit" w:cs="Arial"/>
          <w:color w:val="333333"/>
          <w:bdr w:val="none" w:sz="0" w:space="0" w:color="auto" w:frame="1"/>
        </w:rPr>
      </w:pPr>
      <w:r>
        <w:rPr>
          <w:rStyle w:val="Strong"/>
          <w:rFonts w:ascii="inherit" w:hAnsi="inherit" w:cs="Arial"/>
          <w:color w:val="333333"/>
          <w:bdr w:val="none" w:sz="0" w:space="0" w:color="auto" w:frame="1"/>
        </w:rPr>
        <w:t>SDA</w:t>
      </w:r>
      <w:r>
        <w:rPr>
          <w:rFonts w:ascii="inherit" w:hAnsi="inherit" w:cs="Arial"/>
          <w:color w:val="333333"/>
          <w:bdr w:val="none" w:sz="0" w:space="0" w:color="auto" w:frame="1"/>
        </w:rPr>
        <w:t> sang Arduino </w:t>
      </w:r>
      <w:r>
        <w:rPr>
          <w:rStyle w:val="Strong"/>
          <w:rFonts w:ascii="inherit" w:hAnsi="inherit" w:cs="Arial"/>
          <w:color w:val="333333"/>
          <w:bdr w:val="none" w:sz="0" w:space="0" w:color="auto" w:frame="1"/>
        </w:rPr>
        <w:t>A4</w:t>
      </w:r>
    </w:p>
    <w:p w14:paraId="28017708" w14:textId="77777777" w:rsidR="00560C78" w:rsidRDefault="00560C78" w:rsidP="00560C78">
      <w:pPr>
        <w:numPr>
          <w:ilvl w:val="0"/>
          <w:numId w:val="3"/>
        </w:numPr>
        <w:shd w:val="clear" w:color="auto" w:fill="FFFFFF"/>
        <w:spacing w:beforeAutospacing="1" w:afterAutospacing="1"/>
        <w:textAlignment w:val="baseline"/>
        <w:rPr>
          <w:rFonts w:ascii="inherit" w:hAnsi="inherit" w:cs="Arial"/>
          <w:color w:val="333333"/>
          <w:bdr w:val="none" w:sz="0" w:space="0" w:color="auto" w:frame="1"/>
        </w:rPr>
      </w:pPr>
      <w:r>
        <w:rPr>
          <w:rStyle w:val="Strong"/>
          <w:rFonts w:ascii="inherit" w:hAnsi="inherit" w:cs="Arial"/>
          <w:color w:val="333333"/>
          <w:bdr w:val="none" w:sz="0" w:space="0" w:color="auto" w:frame="1"/>
        </w:rPr>
        <w:t>SCL</w:t>
      </w:r>
      <w:r>
        <w:rPr>
          <w:rFonts w:ascii="inherit" w:hAnsi="inherit" w:cs="Arial"/>
          <w:color w:val="333333"/>
          <w:bdr w:val="none" w:sz="0" w:space="0" w:color="auto" w:frame="1"/>
        </w:rPr>
        <w:t> sang Arduino </w:t>
      </w:r>
      <w:r>
        <w:rPr>
          <w:rStyle w:val="Strong"/>
          <w:rFonts w:ascii="inherit" w:hAnsi="inherit" w:cs="Arial"/>
          <w:color w:val="333333"/>
          <w:bdr w:val="none" w:sz="0" w:space="0" w:color="auto" w:frame="1"/>
        </w:rPr>
        <w:t>A5</w:t>
      </w:r>
    </w:p>
    <w:p w14:paraId="5B4026B4" w14:textId="77777777" w:rsidR="00560C78" w:rsidRDefault="00560C78" w:rsidP="00560C78">
      <w:pPr>
        <w:numPr>
          <w:ilvl w:val="0"/>
          <w:numId w:val="3"/>
        </w:numPr>
        <w:shd w:val="clear" w:color="auto" w:fill="FFFFFF"/>
        <w:spacing w:beforeAutospacing="1" w:afterAutospacing="1"/>
        <w:textAlignment w:val="baseline"/>
        <w:rPr>
          <w:rFonts w:ascii="inherit" w:hAnsi="inherit" w:cs="Arial"/>
          <w:color w:val="333333"/>
          <w:bdr w:val="none" w:sz="0" w:space="0" w:color="auto" w:frame="1"/>
        </w:rPr>
      </w:pPr>
      <w:r>
        <w:rPr>
          <w:rStyle w:val="Strong"/>
          <w:rFonts w:ascii="inherit" w:hAnsi="inherit" w:cs="Arial"/>
          <w:color w:val="333333"/>
          <w:bdr w:val="none" w:sz="0" w:space="0" w:color="auto" w:frame="1"/>
        </w:rPr>
        <w:t>VCC</w:t>
      </w:r>
      <w:r>
        <w:rPr>
          <w:rFonts w:ascii="inherit" w:hAnsi="inherit" w:cs="Arial"/>
          <w:color w:val="333333"/>
          <w:bdr w:val="none" w:sz="0" w:space="0" w:color="auto" w:frame="1"/>
        </w:rPr>
        <w:t> sang Arduino </w:t>
      </w:r>
      <w:r>
        <w:rPr>
          <w:rStyle w:val="Strong"/>
          <w:rFonts w:ascii="inherit" w:hAnsi="inherit" w:cs="Arial"/>
          <w:color w:val="333333"/>
          <w:bdr w:val="none" w:sz="0" w:space="0" w:color="auto" w:frame="1"/>
        </w:rPr>
        <w:t>5V</w:t>
      </w:r>
    </w:p>
    <w:p w14:paraId="4719AC18" w14:textId="77777777" w:rsidR="00560C78" w:rsidRDefault="00560C78" w:rsidP="00560C78">
      <w:pPr>
        <w:numPr>
          <w:ilvl w:val="0"/>
          <w:numId w:val="3"/>
        </w:numPr>
        <w:shd w:val="clear" w:color="auto" w:fill="FFFFFF"/>
        <w:spacing w:beforeAutospacing="1" w:afterAutospacing="1"/>
        <w:textAlignment w:val="baseline"/>
        <w:rPr>
          <w:rFonts w:ascii="inherit" w:hAnsi="inherit" w:cs="Arial"/>
          <w:color w:val="333333"/>
          <w:bdr w:val="none" w:sz="0" w:space="0" w:color="auto" w:frame="1"/>
        </w:rPr>
      </w:pPr>
      <w:r>
        <w:rPr>
          <w:rStyle w:val="Strong"/>
          <w:rFonts w:ascii="inherit" w:hAnsi="inherit" w:cs="Arial"/>
          <w:color w:val="333333"/>
          <w:bdr w:val="none" w:sz="0" w:space="0" w:color="auto" w:frame="1"/>
        </w:rPr>
        <w:t>GND</w:t>
      </w:r>
      <w:r>
        <w:rPr>
          <w:rFonts w:ascii="inherit" w:hAnsi="inherit" w:cs="Arial"/>
          <w:color w:val="333333"/>
          <w:bdr w:val="none" w:sz="0" w:space="0" w:color="auto" w:frame="1"/>
        </w:rPr>
        <w:t> sang Arduino </w:t>
      </w:r>
      <w:r>
        <w:rPr>
          <w:rStyle w:val="Strong"/>
          <w:rFonts w:ascii="inherit" w:hAnsi="inherit" w:cs="Arial"/>
          <w:color w:val="333333"/>
          <w:bdr w:val="none" w:sz="0" w:space="0" w:color="auto" w:frame="1"/>
        </w:rPr>
        <w:t>GND</w:t>
      </w:r>
    </w:p>
    <w:p w14:paraId="3EEBF35B" w14:textId="77777777" w:rsidR="00560C78" w:rsidRDefault="00560C78" w:rsidP="00560C78">
      <w:pPr>
        <w:pStyle w:val="NormalWeb"/>
        <w:shd w:val="clear" w:color="auto" w:fill="FFFFFF"/>
        <w:spacing w:before="0" w:beforeAutospacing="0" w:after="0"/>
        <w:textAlignment w:val="baseline"/>
        <w:rPr>
          <w:rFonts w:ascii="Arial" w:hAnsi="Arial" w:cs="Arial"/>
          <w:color w:val="333333"/>
          <w:bdr w:val="none" w:sz="0" w:space="0" w:color="auto" w:frame="1"/>
        </w:rPr>
      </w:pPr>
      <w:r>
        <w:rPr>
          <w:rStyle w:val="Strong"/>
          <w:rFonts w:ascii="inherit" w:hAnsi="inherit" w:cs="Arial"/>
          <w:color w:val="800080"/>
          <w:bdr w:val="none" w:sz="0" w:space="0" w:color="auto" w:frame="1"/>
        </w:rPr>
        <w:t>Kết nối các nút bấm: (đăng ký, xóa, lên, xuống)</w:t>
      </w:r>
    </w:p>
    <w:p w14:paraId="7CE3AD57" w14:textId="77777777" w:rsidR="00560C78" w:rsidRDefault="00560C78" w:rsidP="00560C78">
      <w:pPr>
        <w:numPr>
          <w:ilvl w:val="0"/>
          <w:numId w:val="4"/>
        </w:numPr>
        <w:shd w:val="clear" w:color="auto" w:fill="FFFFFF"/>
        <w:spacing w:beforeAutospacing="1" w:afterAutospacing="1"/>
        <w:textAlignment w:val="baseline"/>
        <w:rPr>
          <w:rFonts w:ascii="inherit" w:hAnsi="inherit" w:cs="Arial"/>
          <w:color w:val="333333"/>
          <w:bdr w:val="none" w:sz="0" w:space="0" w:color="auto" w:frame="1"/>
        </w:rPr>
      </w:pPr>
      <w:r>
        <w:rPr>
          <w:rFonts w:ascii="inherit" w:hAnsi="inherit" w:cs="Arial"/>
          <w:color w:val="333333"/>
          <w:bdr w:val="none" w:sz="0" w:space="0" w:color="auto" w:frame="1"/>
        </w:rPr>
        <w:t>Kết nối một bên với các chân kỹ thuật số ( </w:t>
      </w:r>
      <w:r>
        <w:rPr>
          <w:rStyle w:val="Strong"/>
          <w:rFonts w:ascii="inherit" w:hAnsi="inherit" w:cs="Arial"/>
          <w:color w:val="333333"/>
          <w:bdr w:val="none" w:sz="0" w:space="0" w:color="auto" w:frame="1"/>
        </w:rPr>
        <w:t>8</w:t>
      </w:r>
      <w:r>
        <w:rPr>
          <w:rFonts w:ascii="inherit" w:hAnsi="inherit" w:cs="Arial"/>
          <w:color w:val="333333"/>
          <w:bdr w:val="none" w:sz="0" w:space="0" w:color="auto" w:frame="1"/>
        </w:rPr>
        <w:t> , </w:t>
      </w:r>
      <w:r>
        <w:rPr>
          <w:rStyle w:val="Strong"/>
          <w:rFonts w:ascii="inherit" w:hAnsi="inherit" w:cs="Arial"/>
          <w:color w:val="333333"/>
          <w:bdr w:val="none" w:sz="0" w:space="0" w:color="auto" w:frame="1"/>
        </w:rPr>
        <w:t>9</w:t>
      </w:r>
      <w:r>
        <w:rPr>
          <w:rFonts w:ascii="inherit" w:hAnsi="inherit" w:cs="Arial"/>
          <w:color w:val="333333"/>
          <w:bdr w:val="none" w:sz="0" w:space="0" w:color="auto" w:frame="1"/>
        </w:rPr>
        <w:t> , </w:t>
      </w:r>
      <w:r>
        <w:rPr>
          <w:rStyle w:val="Strong"/>
          <w:rFonts w:ascii="inherit" w:hAnsi="inherit" w:cs="Arial"/>
          <w:color w:val="333333"/>
          <w:bdr w:val="none" w:sz="0" w:space="0" w:color="auto" w:frame="1"/>
        </w:rPr>
        <w:t>10, 11)</w:t>
      </w:r>
    </w:p>
    <w:p w14:paraId="457DE727" w14:textId="77777777" w:rsidR="00560C78" w:rsidRDefault="00560C78" w:rsidP="00560C78">
      <w:pPr>
        <w:numPr>
          <w:ilvl w:val="0"/>
          <w:numId w:val="4"/>
        </w:numPr>
        <w:shd w:val="clear" w:color="auto" w:fill="FFFFFF"/>
        <w:spacing w:beforeAutospacing="1" w:afterAutospacing="1"/>
        <w:textAlignment w:val="baseline"/>
        <w:rPr>
          <w:rFonts w:ascii="inherit" w:hAnsi="inherit" w:cs="Arial"/>
          <w:color w:val="333333"/>
          <w:bdr w:val="none" w:sz="0" w:space="0" w:color="auto" w:frame="1"/>
        </w:rPr>
      </w:pPr>
      <w:r>
        <w:rPr>
          <w:rFonts w:ascii="inherit" w:hAnsi="inherit" w:cs="Arial"/>
          <w:color w:val="333333"/>
          <w:bdr w:val="none" w:sz="0" w:space="0" w:color="auto" w:frame="1"/>
        </w:rPr>
        <w:t>Kết nối phía bên kia với </w:t>
      </w:r>
      <w:r>
        <w:rPr>
          <w:rStyle w:val="Strong"/>
          <w:rFonts w:ascii="inherit" w:hAnsi="inherit" w:cs="Arial"/>
          <w:color w:val="333333"/>
          <w:bdr w:val="none" w:sz="0" w:space="0" w:color="auto" w:frame="1"/>
        </w:rPr>
        <w:t>GND</w:t>
      </w:r>
    </w:p>
    <w:p w14:paraId="0A19A973" w14:textId="77777777" w:rsidR="00560C78" w:rsidRDefault="00560C78" w:rsidP="00560C78">
      <w:pPr>
        <w:pStyle w:val="NormalWeb"/>
        <w:shd w:val="clear" w:color="auto" w:fill="FFFFFF"/>
        <w:spacing w:before="0" w:beforeAutospacing="0" w:after="0"/>
        <w:textAlignment w:val="baseline"/>
        <w:rPr>
          <w:rFonts w:ascii="Arial" w:hAnsi="Arial" w:cs="Arial"/>
          <w:color w:val="333333"/>
          <w:bdr w:val="none" w:sz="0" w:space="0" w:color="auto" w:frame="1"/>
        </w:rPr>
      </w:pPr>
      <w:r>
        <w:rPr>
          <w:rStyle w:val="Strong"/>
          <w:rFonts w:ascii="inherit" w:hAnsi="inherit" w:cs="Arial"/>
          <w:color w:val="800080"/>
          <w:bdr w:val="none" w:sz="0" w:space="0" w:color="auto" w:frame="1"/>
        </w:rPr>
        <w:t>Kết nối đèn LED cho đèn báo cửa: (Cửa mở, Cửa đóng):</w:t>
      </w:r>
    </w:p>
    <w:p w14:paraId="158651EF" w14:textId="77777777" w:rsidR="00560C78" w:rsidRDefault="00560C78" w:rsidP="00560C78">
      <w:pPr>
        <w:numPr>
          <w:ilvl w:val="0"/>
          <w:numId w:val="5"/>
        </w:numPr>
        <w:shd w:val="clear" w:color="auto" w:fill="FFFFFF"/>
        <w:spacing w:before="100" w:beforeAutospacing="1" w:after="100" w:afterAutospacing="1"/>
        <w:textAlignment w:val="baseline"/>
        <w:rPr>
          <w:rFonts w:ascii="inherit" w:hAnsi="inherit" w:cs="Arial"/>
          <w:color w:val="333333"/>
          <w:bdr w:val="none" w:sz="0" w:space="0" w:color="auto" w:frame="1"/>
        </w:rPr>
      </w:pPr>
      <w:r>
        <w:rPr>
          <w:rFonts w:ascii="inherit" w:hAnsi="inherit" w:cs="Arial"/>
          <w:color w:val="333333"/>
          <w:bdr w:val="none" w:sz="0" w:space="0" w:color="auto" w:frame="1"/>
        </w:rPr>
        <w:t>Đèn LED mở cửa:</w:t>
      </w:r>
    </w:p>
    <w:p w14:paraId="5D01F74B" w14:textId="77777777" w:rsidR="00560C78" w:rsidRDefault="00560C78" w:rsidP="00560C78">
      <w:pPr>
        <w:numPr>
          <w:ilvl w:val="1"/>
          <w:numId w:val="5"/>
        </w:numPr>
        <w:shd w:val="clear" w:color="auto" w:fill="FFFFFF"/>
        <w:spacing w:beforeAutospacing="1" w:afterAutospacing="1"/>
        <w:textAlignment w:val="baseline"/>
        <w:rPr>
          <w:rFonts w:ascii="inherit" w:hAnsi="inherit" w:cs="Arial"/>
          <w:color w:val="333333"/>
          <w:bdr w:val="none" w:sz="0" w:space="0" w:color="auto" w:frame="1"/>
        </w:rPr>
      </w:pPr>
      <w:r>
        <w:rPr>
          <w:rFonts w:ascii="inherit" w:hAnsi="inherit" w:cs="Arial"/>
          <w:color w:val="333333"/>
          <w:bdr w:val="none" w:sz="0" w:space="0" w:color="auto" w:frame="1"/>
        </w:rPr>
        <w:t>Chân dài hơn tới chân kỹ thuật số </w:t>
      </w:r>
      <w:r>
        <w:rPr>
          <w:rStyle w:val="Strong"/>
          <w:rFonts w:ascii="inherit" w:hAnsi="inherit" w:cs="Arial"/>
          <w:color w:val="333333"/>
          <w:bdr w:val="none" w:sz="0" w:space="0" w:color="auto" w:frame="1"/>
        </w:rPr>
        <w:t>4</w:t>
      </w:r>
    </w:p>
    <w:p w14:paraId="2F78DE4D" w14:textId="77777777" w:rsidR="00560C78" w:rsidRDefault="00560C78" w:rsidP="00560C78">
      <w:pPr>
        <w:numPr>
          <w:ilvl w:val="1"/>
          <w:numId w:val="5"/>
        </w:numPr>
        <w:shd w:val="clear" w:color="auto" w:fill="FFFFFF"/>
        <w:spacing w:beforeAutospacing="1" w:afterAutospacing="1"/>
        <w:textAlignment w:val="baseline"/>
        <w:rPr>
          <w:rFonts w:ascii="inherit" w:hAnsi="inherit" w:cs="Arial"/>
          <w:color w:val="333333"/>
          <w:bdr w:val="none" w:sz="0" w:space="0" w:color="auto" w:frame="1"/>
        </w:rPr>
      </w:pPr>
      <w:r>
        <w:rPr>
          <w:rFonts w:ascii="inherit" w:hAnsi="inherit" w:cs="Arial"/>
          <w:color w:val="333333"/>
          <w:bdr w:val="none" w:sz="0" w:space="0" w:color="auto" w:frame="1"/>
        </w:rPr>
        <w:t>Chân ngắn hơn tới </w:t>
      </w:r>
      <w:r>
        <w:rPr>
          <w:rStyle w:val="Strong"/>
          <w:rFonts w:ascii="inherit" w:hAnsi="inherit" w:cs="Arial"/>
          <w:color w:val="333333"/>
          <w:bdr w:val="none" w:sz="0" w:space="0" w:color="auto" w:frame="1"/>
        </w:rPr>
        <w:t>GND</w:t>
      </w:r>
    </w:p>
    <w:p w14:paraId="4AF4F295" w14:textId="77777777" w:rsidR="00560C78" w:rsidRDefault="00560C78" w:rsidP="00560C78">
      <w:pPr>
        <w:numPr>
          <w:ilvl w:val="0"/>
          <w:numId w:val="5"/>
        </w:numPr>
        <w:shd w:val="clear" w:color="auto" w:fill="FFFFFF"/>
        <w:spacing w:before="100" w:beforeAutospacing="1" w:after="100" w:afterAutospacing="1"/>
        <w:textAlignment w:val="baseline"/>
        <w:rPr>
          <w:rFonts w:ascii="inherit" w:hAnsi="inherit" w:cs="Arial"/>
          <w:color w:val="333333"/>
          <w:bdr w:val="none" w:sz="0" w:space="0" w:color="auto" w:frame="1"/>
        </w:rPr>
      </w:pPr>
      <w:r>
        <w:rPr>
          <w:rFonts w:ascii="inherit" w:hAnsi="inherit" w:cs="Arial"/>
          <w:color w:val="333333"/>
          <w:bdr w:val="none" w:sz="0" w:space="0" w:color="auto" w:frame="1"/>
        </w:rPr>
        <w:t>Đèn LED đóng cửa:</w:t>
      </w:r>
    </w:p>
    <w:p w14:paraId="320B2A54" w14:textId="77777777" w:rsidR="00560C78" w:rsidRDefault="00560C78" w:rsidP="00560C78">
      <w:pPr>
        <w:numPr>
          <w:ilvl w:val="1"/>
          <w:numId w:val="5"/>
        </w:numPr>
        <w:shd w:val="clear" w:color="auto" w:fill="FFFFFF"/>
        <w:spacing w:beforeAutospacing="1" w:afterAutospacing="1"/>
        <w:textAlignment w:val="baseline"/>
        <w:rPr>
          <w:rFonts w:ascii="inherit" w:hAnsi="inherit" w:cs="Arial"/>
          <w:color w:val="333333"/>
          <w:bdr w:val="none" w:sz="0" w:space="0" w:color="auto" w:frame="1"/>
        </w:rPr>
      </w:pPr>
      <w:r>
        <w:rPr>
          <w:rFonts w:ascii="inherit" w:hAnsi="inherit" w:cs="Arial"/>
          <w:color w:val="333333"/>
          <w:bdr w:val="none" w:sz="0" w:space="0" w:color="auto" w:frame="1"/>
        </w:rPr>
        <w:t>Chân dài hơn tới chân kỹ thuật số </w:t>
      </w:r>
      <w:r>
        <w:rPr>
          <w:rStyle w:val="Strong"/>
          <w:rFonts w:ascii="inherit" w:hAnsi="inherit" w:cs="Arial"/>
          <w:color w:val="333333"/>
          <w:bdr w:val="none" w:sz="0" w:space="0" w:color="auto" w:frame="1"/>
        </w:rPr>
        <w:t>5</w:t>
      </w:r>
    </w:p>
    <w:p w14:paraId="71639714" w14:textId="77777777" w:rsidR="00560C78" w:rsidRDefault="00560C78" w:rsidP="00560C78">
      <w:pPr>
        <w:numPr>
          <w:ilvl w:val="1"/>
          <w:numId w:val="5"/>
        </w:numPr>
        <w:shd w:val="clear" w:color="auto" w:fill="FFFFFF"/>
        <w:spacing w:beforeAutospacing="1" w:afterAutospacing="1"/>
        <w:textAlignment w:val="baseline"/>
        <w:rPr>
          <w:rFonts w:ascii="inherit" w:hAnsi="inherit" w:cs="Arial"/>
          <w:color w:val="333333"/>
          <w:bdr w:val="none" w:sz="0" w:space="0" w:color="auto" w:frame="1"/>
        </w:rPr>
      </w:pPr>
      <w:r>
        <w:rPr>
          <w:rFonts w:ascii="inherit" w:hAnsi="inherit" w:cs="Arial"/>
          <w:color w:val="333333"/>
          <w:bdr w:val="none" w:sz="0" w:space="0" w:color="auto" w:frame="1"/>
        </w:rPr>
        <w:t>Chân ngắn hơn tới </w:t>
      </w:r>
      <w:r>
        <w:rPr>
          <w:rStyle w:val="Strong"/>
          <w:rFonts w:ascii="inherit" w:hAnsi="inherit" w:cs="Arial"/>
          <w:color w:val="333333"/>
          <w:bdr w:val="none" w:sz="0" w:space="0" w:color="auto" w:frame="1"/>
        </w:rPr>
        <w:t>GND</w:t>
      </w:r>
    </w:p>
    <w:p w14:paraId="14A7CDCF" w14:textId="77777777" w:rsidR="00560C78" w:rsidRDefault="00560C78" w:rsidP="00560C78">
      <w:pPr>
        <w:pStyle w:val="NormalWeb"/>
        <w:shd w:val="clear" w:color="auto" w:fill="FFFFFF"/>
        <w:spacing w:before="0" w:beforeAutospacing="0" w:after="0"/>
        <w:textAlignment w:val="baseline"/>
        <w:rPr>
          <w:rFonts w:ascii="Arial" w:hAnsi="Arial" w:cs="Arial"/>
          <w:color w:val="333333"/>
          <w:bdr w:val="none" w:sz="0" w:space="0" w:color="auto" w:frame="1"/>
        </w:rPr>
      </w:pPr>
      <w:r>
        <w:rPr>
          <w:rStyle w:val="Strong"/>
          <w:rFonts w:ascii="inherit" w:hAnsi="inherit" w:cs="Arial"/>
          <w:color w:val="800080"/>
          <w:bdr w:val="none" w:sz="0" w:space="0" w:color="auto" w:frame="1"/>
        </w:rPr>
        <w:t>Kết nối mô-đun chuyển tiếp:</w:t>
      </w:r>
    </w:p>
    <w:p w14:paraId="048F3547" w14:textId="77777777" w:rsidR="00560C78" w:rsidRDefault="00560C78" w:rsidP="00560C78">
      <w:pPr>
        <w:numPr>
          <w:ilvl w:val="0"/>
          <w:numId w:val="6"/>
        </w:numPr>
        <w:shd w:val="clear" w:color="auto" w:fill="FFFFFF"/>
        <w:spacing w:beforeAutospacing="1" w:afterAutospacing="1"/>
        <w:textAlignment w:val="baseline"/>
        <w:rPr>
          <w:rFonts w:ascii="inherit" w:hAnsi="inherit" w:cs="Arial"/>
          <w:color w:val="333333"/>
          <w:bdr w:val="none" w:sz="0" w:space="0" w:color="auto" w:frame="1"/>
        </w:rPr>
      </w:pPr>
      <w:r>
        <w:rPr>
          <w:rStyle w:val="Strong"/>
          <w:rFonts w:ascii="inherit" w:hAnsi="inherit" w:cs="Arial"/>
          <w:color w:val="333333"/>
          <w:bdr w:val="none" w:sz="0" w:space="0" w:color="auto" w:frame="1"/>
        </w:rPr>
        <w:t>Chân IN</w:t>
      </w:r>
      <w:r>
        <w:rPr>
          <w:rFonts w:ascii="inherit" w:hAnsi="inherit" w:cs="Arial"/>
          <w:color w:val="333333"/>
          <w:bdr w:val="none" w:sz="0" w:space="0" w:color="auto" w:frame="1"/>
        </w:rPr>
        <w:t> sang chân số </w:t>
      </w:r>
      <w:r>
        <w:rPr>
          <w:rStyle w:val="Strong"/>
          <w:rFonts w:ascii="inherit" w:hAnsi="inherit" w:cs="Arial"/>
          <w:color w:val="333333"/>
          <w:bdr w:val="none" w:sz="0" w:space="0" w:color="auto" w:frame="1"/>
        </w:rPr>
        <w:t>6</w:t>
      </w:r>
    </w:p>
    <w:p w14:paraId="04FB8551" w14:textId="77777777" w:rsidR="00560C78" w:rsidRDefault="00560C78" w:rsidP="00560C78">
      <w:pPr>
        <w:numPr>
          <w:ilvl w:val="0"/>
          <w:numId w:val="6"/>
        </w:numPr>
        <w:shd w:val="clear" w:color="auto" w:fill="FFFFFF"/>
        <w:spacing w:beforeAutospacing="1" w:afterAutospacing="1"/>
        <w:textAlignment w:val="baseline"/>
        <w:rPr>
          <w:rFonts w:ascii="inherit" w:hAnsi="inherit" w:cs="Arial"/>
          <w:color w:val="333333"/>
          <w:bdr w:val="none" w:sz="0" w:space="0" w:color="auto" w:frame="1"/>
        </w:rPr>
      </w:pPr>
      <w:r>
        <w:rPr>
          <w:rStyle w:val="Strong"/>
          <w:rFonts w:ascii="inherit" w:hAnsi="inherit" w:cs="Arial"/>
          <w:color w:val="333333"/>
          <w:bdr w:val="none" w:sz="0" w:space="0" w:color="auto" w:frame="1"/>
        </w:rPr>
        <w:t>VCC</w:t>
      </w:r>
      <w:r>
        <w:rPr>
          <w:rFonts w:ascii="inherit" w:hAnsi="inherit" w:cs="Arial"/>
          <w:color w:val="333333"/>
          <w:bdr w:val="none" w:sz="0" w:space="0" w:color="auto" w:frame="1"/>
        </w:rPr>
        <w:t> sang Arduino </w:t>
      </w:r>
      <w:r>
        <w:rPr>
          <w:rStyle w:val="Strong"/>
          <w:rFonts w:ascii="inherit" w:hAnsi="inherit" w:cs="Arial"/>
          <w:color w:val="333333"/>
          <w:bdr w:val="none" w:sz="0" w:space="0" w:color="auto" w:frame="1"/>
        </w:rPr>
        <w:t>5V</w:t>
      </w:r>
    </w:p>
    <w:p w14:paraId="40362175" w14:textId="77777777" w:rsidR="00560C78" w:rsidRDefault="00560C78" w:rsidP="00560C78">
      <w:pPr>
        <w:numPr>
          <w:ilvl w:val="0"/>
          <w:numId w:val="6"/>
        </w:numPr>
        <w:shd w:val="clear" w:color="auto" w:fill="FFFFFF"/>
        <w:spacing w:beforeAutospacing="1" w:afterAutospacing="1"/>
        <w:textAlignment w:val="baseline"/>
        <w:rPr>
          <w:rFonts w:ascii="inherit" w:hAnsi="inherit" w:cs="Arial"/>
          <w:color w:val="333333"/>
          <w:bdr w:val="none" w:sz="0" w:space="0" w:color="auto" w:frame="1"/>
        </w:rPr>
      </w:pPr>
      <w:r>
        <w:rPr>
          <w:rStyle w:val="Strong"/>
          <w:rFonts w:ascii="inherit" w:hAnsi="inherit" w:cs="Arial"/>
          <w:color w:val="333333"/>
          <w:bdr w:val="none" w:sz="0" w:space="0" w:color="auto" w:frame="1"/>
        </w:rPr>
        <w:t>GND</w:t>
      </w:r>
      <w:r>
        <w:rPr>
          <w:rFonts w:ascii="inherit" w:hAnsi="inherit" w:cs="Arial"/>
          <w:color w:val="333333"/>
          <w:bdr w:val="none" w:sz="0" w:space="0" w:color="auto" w:frame="1"/>
        </w:rPr>
        <w:t> sang Arduino </w:t>
      </w:r>
      <w:r>
        <w:rPr>
          <w:rStyle w:val="Strong"/>
          <w:rFonts w:ascii="inherit" w:hAnsi="inherit" w:cs="Arial"/>
          <w:color w:val="333333"/>
          <w:bdr w:val="none" w:sz="0" w:space="0" w:color="auto" w:frame="1"/>
        </w:rPr>
        <w:t>GND</w:t>
      </w:r>
    </w:p>
    <w:p w14:paraId="77AE65B5" w14:textId="77777777" w:rsidR="00560C78" w:rsidRDefault="00560C78" w:rsidP="00560C78">
      <w:pPr>
        <w:numPr>
          <w:ilvl w:val="0"/>
          <w:numId w:val="6"/>
        </w:numPr>
        <w:shd w:val="clear" w:color="auto" w:fill="FFFFFF"/>
        <w:spacing w:beforeAutospacing="1" w:afterAutospacing="1"/>
        <w:textAlignment w:val="baseline"/>
        <w:rPr>
          <w:rFonts w:ascii="inherit" w:hAnsi="inherit" w:cs="Arial"/>
          <w:color w:val="333333"/>
          <w:bdr w:val="none" w:sz="0" w:space="0" w:color="auto" w:frame="1"/>
        </w:rPr>
      </w:pPr>
      <w:r>
        <w:rPr>
          <w:rStyle w:val="Strong"/>
          <w:rFonts w:ascii="inherit" w:hAnsi="inherit" w:cs="Arial"/>
          <w:color w:val="333333"/>
          <w:bdr w:val="none" w:sz="0" w:space="0" w:color="auto" w:frame="1"/>
        </w:rPr>
        <w:t>COM</w:t>
      </w:r>
      <w:r>
        <w:rPr>
          <w:rFonts w:ascii="inherit" w:hAnsi="inherit" w:cs="Arial"/>
          <w:color w:val="333333"/>
          <w:bdr w:val="none" w:sz="0" w:space="0" w:color="auto" w:frame="1"/>
        </w:rPr>
        <w:t> : Đã kết nối với Khóa điện từ</w:t>
      </w:r>
    </w:p>
    <w:p w14:paraId="7880D9A5" w14:textId="77777777" w:rsidR="00560C78" w:rsidRDefault="00560C78" w:rsidP="00560C78">
      <w:pPr>
        <w:numPr>
          <w:ilvl w:val="0"/>
          <w:numId w:val="6"/>
        </w:numPr>
        <w:shd w:val="clear" w:color="auto" w:fill="FFFFFF"/>
        <w:spacing w:beforeAutospacing="1" w:afterAutospacing="1"/>
        <w:textAlignment w:val="baseline"/>
        <w:rPr>
          <w:rFonts w:ascii="inherit" w:hAnsi="inherit" w:cs="Arial"/>
          <w:color w:val="333333"/>
          <w:bdr w:val="none" w:sz="0" w:space="0" w:color="auto" w:frame="1"/>
        </w:rPr>
      </w:pPr>
      <w:r>
        <w:rPr>
          <w:rStyle w:val="Strong"/>
          <w:rFonts w:ascii="inherit" w:hAnsi="inherit" w:cs="Arial"/>
          <w:color w:val="333333"/>
          <w:bdr w:val="none" w:sz="0" w:space="0" w:color="auto" w:frame="1"/>
        </w:rPr>
        <w:t>NC</w:t>
      </w:r>
      <w:r>
        <w:rPr>
          <w:rFonts w:ascii="inherit" w:hAnsi="inherit" w:cs="Arial"/>
          <w:color w:val="333333"/>
          <w:bdr w:val="none" w:sz="0" w:space="0" w:color="auto" w:frame="1"/>
        </w:rPr>
        <w:t> : Đã kết nối với </w:t>
      </w:r>
      <w:r>
        <w:rPr>
          <w:rStyle w:val="Strong"/>
          <w:rFonts w:ascii="inherit" w:hAnsi="inherit" w:cs="Arial"/>
          <w:color w:val="333333"/>
          <w:bdr w:val="none" w:sz="0" w:space="0" w:color="auto" w:frame="1"/>
        </w:rPr>
        <w:t>12V</w:t>
      </w:r>
    </w:p>
    <w:p w14:paraId="022A89C1" w14:textId="77777777" w:rsidR="00560C78" w:rsidRDefault="00560C78" w:rsidP="00560C78">
      <w:pPr>
        <w:pStyle w:val="NormalWeb"/>
        <w:shd w:val="clear" w:color="auto" w:fill="FFFFFF"/>
        <w:spacing w:before="0" w:beforeAutospacing="0"/>
        <w:textAlignment w:val="baseline"/>
        <w:rPr>
          <w:rFonts w:ascii="Arial" w:hAnsi="Arial" w:cs="Arial"/>
          <w:color w:val="333333"/>
          <w:bdr w:val="none" w:sz="0" w:space="0" w:color="auto" w:frame="1"/>
        </w:rPr>
      </w:pPr>
      <w:r>
        <w:rPr>
          <w:rFonts w:ascii="Arial" w:hAnsi="Arial" w:cs="Arial"/>
          <w:color w:val="333333"/>
          <w:bdr w:val="none" w:sz="0" w:space="0" w:color="auto" w:frame="1"/>
        </w:rPr>
        <w:t>Những hướng dẫn đơn giản này sẽ giúp bạn hiểu rõ cách kết nối các thành phần phần cứng với Arduino cho hệ thống bảo mật sinh trắc học của bạn.</w:t>
      </w:r>
    </w:p>
    <w:p w14:paraId="34F35980" w14:textId="124647E5" w:rsidR="00560C78" w:rsidRDefault="00560C78" w:rsidP="00560C78">
      <w:pPr>
        <w:pStyle w:val="NormalWeb"/>
        <w:shd w:val="clear" w:color="auto" w:fill="FFFFFF"/>
        <w:spacing w:before="0" w:beforeAutospacing="0" w:after="0"/>
        <w:textAlignment w:val="baseline"/>
        <w:rPr>
          <w:rFonts w:ascii="Arial" w:hAnsi="Arial" w:cs="Arial"/>
          <w:color w:val="333333"/>
          <w:bdr w:val="none" w:sz="0" w:space="0" w:color="auto" w:frame="1"/>
        </w:rPr>
      </w:pPr>
      <w:r>
        <w:rPr>
          <w:rFonts w:ascii="inherit" w:hAnsi="inherit" w:cs="Arial"/>
          <w:noProof/>
          <w:color w:val="0000FF"/>
          <w:bdr w:val="none" w:sz="0" w:space="0" w:color="auto" w:frame="1"/>
        </w:rPr>
        <w:lastRenderedPageBreak/>
        <w:drawing>
          <wp:inline distT="0" distB="0" distL="0" distR="0" wp14:anchorId="2955AFB6" wp14:editId="18550FA7">
            <wp:extent cx="5943600" cy="3347085"/>
            <wp:effectExtent l="0" t="0" r="0" b="5715"/>
            <wp:docPr id="12" name="Picture 12" descr="Khóa cửa vân tay arduino">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hóa cửa vân tay arduino">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p>
    <w:p w14:paraId="76BD59AB" w14:textId="77777777" w:rsidR="00560C78" w:rsidRDefault="00560C78" w:rsidP="00560C78">
      <w:pPr>
        <w:pStyle w:val="NormalWeb"/>
        <w:shd w:val="clear" w:color="auto" w:fill="FFFFFF"/>
        <w:spacing w:before="0" w:beforeAutospacing="0" w:after="0"/>
        <w:textAlignment w:val="baseline"/>
        <w:rPr>
          <w:rFonts w:ascii="Arial" w:hAnsi="Arial" w:cs="Arial"/>
          <w:color w:val="333333"/>
          <w:bdr w:val="none" w:sz="0" w:space="0" w:color="auto" w:frame="1"/>
        </w:rPr>
      </w:pPr>
      <w:r>
        <w:rPr>
          <w:rFonts w:ascii="Arial" w:hAnsi="Arial" w:cs="Arial"/>
          <w:color w:val="333333"/>
          <w:bdr w:val="none" w:sz="0" w:space="0" w:color="auto" w:frame="1"/>
        </w:rPr>
        <w:t>Hệ thống chạy bằng nguồn điện DC 12V. Bộ điều chỉnh điện áp 7805 cung cấp </w:t>
      </w:r>
      <w:r>
        <w:rPr>
          <w:rStyle w:val="Strong"/>
          <w:rFonts w:ascii="inherit" w:hAnsi="inherit" w:cs="Arial"/>
          <w:color w:val="FF00FF"/>
          <w:bdr w:val="none" w:sz="0" w:space="0" w:color="auto" w:frame="1"/>
        </w:rPr>
        <w:t>5V</w:t>
      </w:r>
      <w:r>
        <w:rPr>
          <w:rFonts w:ascii="Arial" w:hAnsi="Arial" w:cs="Arial"/>
          <w:color w:val="333333"/>
          <w:bdr w:val="none" w:sz="0" w:space="0" w:color="auto" w:frame="1"/>
        </w:rPr>
        <w:t> cho Cảm biến vân tay, rơle và Arduino UNO. Tụ </w:t>
      </w:r>
      <w:r>
        <w:rPr>
          <w:rStyle w:val="Strong"/>
          <w:rFonts w:ascii="inherit" w:hAnsi="inherit" w:cs="Arial"/>
          <w:color w:val="FF00FF"/>
          <w:bdr w:val="none" w:sz="0" w:space="0" w:color="auto" w:frame="1"/>
        </w:rPr>
        <w:t>điện điện phân 100uF/35V</w:t>
      </w:r>
      <w:r>
        <w:rPr>
          <w:rFonts w:ascii="Arial" w:hAnsi="Arial" w:cs="Arial"/>
          <w:color w:val="333333"/>
          <w:bdr w:val="none" w:sz="0" w:space="0" w:color="auto" w:frame="1"/>
        </w:rPr>
        <w:t> cung cấp điện áp ổn định ở các chân nguồn điện.</w:t>
      </w:r>
    </w:p>
    <w:p w14:paraId="5925E19E" w14:textId="77777777" w:rsidR="00560C78" w:rsidRDefault="00560C78" w:rsidP="00560C78">
      <w:pPr>
        <w:pStyle w:val="NormalWeb"/>
        <w:shd w:val="clear" w:color="auto" w:fill="FFFFFF"/>
        <w:spacing w:before="0" w:beforeAutospacing="0" w:after="0" w:afterAutospacing="0"/>
        <w:textAlignment w:val="baseline"/>
        <w:rPr>
          <w:ins w:id="2" w:author="Unknown"/>
          <w:rFonts w:ascii="inherit" w:hAnsi="inherit" w:cs="Arial"/>
          <w:color w:val="333333"/>
          <w:bdr w:val="none" w:sz="0" w:space="0" w:color="auto" w:frame="1"/>
        </w:rPr>
      </w:pPr>
      <w:r>
        <w:rPr>
          <w:rFonts w:ascii="Arial" w:hAnsi="Arial" w:cs="Arial"/>
          <w:color w:val="333333"/>
          <w:bdr w:val="none" w:sz="0" w:space="0" w:color="auto" w:frame="1"/>
        </w:rPr>
        <w:br/>
      </w:r>
      <w:r>
        <w:rPr>
          <w:rFonts w:ascii="Arial" w:hAnsi="Arial" w:cs="Arial"/>
          <w:color w:val="333333"/>
          <w:bdr w:val="none" w:sz="0" w:space="0" w:color="auto" w:frame="1"/>
        </w:rPr>
        <w:br/>
      </w:r>
    </w:p>
    <w:p w14:paraId="1D4D44D7" w14:textId="77777777" w:rsidR="00560C78" w:rsidRDefault="00000000" w:rsidP="00560C78">
      <w:pPr>
        <w:spacing w:before="615" w:after="615"/>
        <w:rPr>
          <w:rFonts w:cs="Times New Roman"/>
          <w:bdr w:val="none" w:sz="0" w:space="0" w:color="auto" w:frame="1"/>
        </w:rPr>
      </w:pPr>
      <w:r>
        <w:rPr>
          <w:bdr w:val="none" w:sz="0" w:space="0" w:color="auto" w:frame="1"/>
        </w:rPr>
        <w:pict w14:anchorId="5742AE03">
          <v:rect id="_x0000_i1028" style="width:0;height:.75pt" o:hralign="center" o:hrstd="t" o:hrnoshade="t" o:hr="t" fillcolor="#333" stroked="f"/>
        </w:pict>
      </w:r>
    </w:p>
    <w:p w14:paraId="3856A8CC" w14:textId="77777777" w:rsidR="00560C78" w:rsidRDefault="00560C78" w:rsidP="00560C78">
      <w:pPr>
        <w:pStyle w:val="Heading3"/>
        <w:shd w:val="clear" w:color="auto" w:fill="FFFFFF"/>
        <w:spacing w:before="0"/>
        <w:textAlignment w:val="baseline"/>
        <w:rPr>
          <w:rFonts w:ascii="Arial" w:hAnsi="Arial" w:cs="Arial"/>
          <w:sz w:val="31"/>
          <w:szCs w:val="31"/>
          <w:bdr w:val="none" w:sz="0" w:space="0" w:color="auto" w:frame="1"/>
        </w:rPr>
      </w:pPr>
      <w:r>
        <w:rPr>
          <w:rStyle w:val="Strong"/>
          <w:rFonts w:ascii="inherit" w:hAnsi="inherit" w:cs="Arial"/>
          <w:b w:val="0"/>
          <w:bCs w:val="0"/>
          <w:color w:val="FF6600"/>
          <w:sz w:val="30"/>
          <w:szCs w:val="30"/>
          <w:bdr w:val="none" w:sz="0" w:space="0" w:color="auto" w:frame="1"/>
        </w:rPr>
        <w:t>Cài đặt thư viện cần thiết </w:t>
      </w:r>
    </w:p>
    <w:p w14:paraId="6F9678E4" w14:textId="77777777" w:rsidR="00560C78" w:rsidRDefault="00560C78" w:rsidP="00560C78">
      <w:pPr>
        <w:pStyle w:val="NormalWeb"/>
        <w:shd w:val="clear" w:color="auto" w:fill="FFFFFF"/>
        <w:spacing w:before="0" w:beforeAutospacing="0"/>
        <w:textAlignment w:val="baseline"/>
        <w:rPr>
          <w:rFonts w:ascii="Arial" w:hAnsi="Arial" w:cs="Arial"/>
          <w:color w:val="333333"/>
          <w:bdr w:val="none" w:sz="0" w:space="0" w:color="auto" w:frame="1"/>
        </w:rPr>
      </w:pPr>
      <w:r>
        <w:rPr>
          <w:rFonts w:ascii="Arial" w:hAnsi="Arial" w:cs="Arial"/>
          <w:color w:val="333333"/>
          <w:bdr w:val="none" w:sz="0" w:space="0" w:color="auto" w:frame="1"/>
        </w:rPr>
        <w:t>Hệ thống bảo mật sinh trắc học với mã cảm biến vân tay, được viết bằng Arduino IDE, phụ thuộc vào hai thư viện để biên dịch. Trước tiên hãy tải xuống thư viện đòn và thêm nó vào Arduino IDE của bạn:</w:t>
      </w:r>
    </w:p>
    <w:p w14:paraId="7AA8BA69" w14:textId="77777777" w:rsidR="00560C78" w:rsidRDefault="00000000" w:rsidP="00560C78">
      <w:pPr>
        <w:numPr>
          <w:ilvl w:val="0"/>
          <w:numId w:val="7"/>
        </w:numPr>
        <w:shd w:val="clear" w:color="auto" w:fill="FFFFFF"/>
        <w:spacing w:beforeAutospacing="1" w:afterAutospacing="1"/>
        <w:textAlignment w:val="baseline"/>
        <w:rPr>
          <w:rFonts w:ascii="inherit" w:hAnsi="inherit" w:cs="Arial"/>
          <w:color w:val="333333"/>
          <w:bdr w:val="none" w:sz="0" w:space="0" w:color="auto" w:frame="1"/>
        </w:rPr>
      </w:pPr>
      <w:hyperlink r:id="rId18" w:history="1">
        <w:r w:rsidR="00560C78">
          <w:rPr>
            <w:rStyle w:val="Strong"/>
            <w:rFonts w:ascii="inherit" w:hAnsi="inherit" w:cs="Arial"/>
            <w:color w:val="0000FF"/>
            <w:bdr w:val="none" w:sz="0" w:space="0" w:color="auto" w:frame="1"/>
          </w:rPr>
          <w:t>Thư viện cảm biến vân tay Adafbean</w:t>
        </w:r>
      </w:hyperlink>
    </w:p>
    <w:p w14:paraId="36044A74" w14:textId="77777777" w:rsidR="00560C78" w:rsidRDefault="00000000" w:rsidP="00560C78">
      <w:pPr>
        <w:numPr>
          <w:ilvl w:val="0"/>
          <w:numId w:val="7"/>
        </w:numPr>
        <w:shd w:val="clear" w:color="auto" w:fill="FFFFFF"/>
        <w:spacing w:beforeAutospacing="1" w:afterAutospacing="1"/>
        <w:textAlignment w:val="baseline"/>
        <w:rPr>
          <w:rFonts w:ascii="inherit" w:hAnsi="inherit" w:cs="Arial"/>
          <w:color w:val="333333"/>
          <w:bdr w:val="none" w:sz="0" w:space="0" w:color="auto" w:frame="1"/>
        </w:rPr>
      </w:pPr>
      <w:hyperlink r:id="rId19" w:history="1">
        <w:r w:rsidR="00560C78">
          <w:rPr>
            <w:rStyle w:val="Strong"/>
            <w:rFonts w:ascii="inherit" w:hAnsi="inherit" w:cs="Arial"/>
            <w:color w:val="0000FF"/>
            <w:bdr w:val="none" w:sz="0" w:space="0" w:color="auto" w:frame="1"/>
          </w:rPr>
          <w:t>Thư viện LCD LiquidCrystal I2C</w:t>
        </w:r>
      </w:hyperlink>
    </w:p>
    <w:p w14:paraId="5DA904CD" w14:textId="77777777" w:rsidR="00560C78" w:rsidRDefault="00560C78" w:rsidP="00560C78">
      <w:pPr>
        <w:pStyle w:val="NormalWeb"/>
        <w:shd w:val="clear" w:color="auto" w:fill="FFFFFF"/>
        <w:spacing w:before="0" w:beforeAutospacing="0" w:after="0"/>
        <w:textAlignment w:val="baseline"/>
        <w:rPr>
          <w:rFonts w:ascii="Arial" w:hAnsi="Arial" w:cs="Arial"/>
          <w:color w:val="333333"/>
          <w:bdr w:val="none" w:sz="0" w:space="0" w:color="auto" w:frame="1"/>
        </w:rPr>
      </w:pPr>
      <w:r>
        <w:rPr>
          <w:rFonts w:ascii="Arial" w:hAnsi="Arial" w:cs="Arial"/>
          <w:color w:val="333333"/>
          <w:bdr w:val="none" w:sz="0" w:space="0" w:color="auto" w:frame="1"/>
        </w:rPr>
        <w:t>Đi tới </w:t>
      </w:r>
      <w:r>
        <w:rPr>
          <w:rFonts w:ascii="inherit" w:hAnsi="inherit" w:cs="Arial"/>
          <w:color w:val="FF00FF"/>
          <w:bdr w:val="none" w:sz="0" w:space="0" w:color="auto" w:frame="1"/>
        </w:rPr>
        <w:t>“ </w:t>
      </w:r>
      <w:r>
        <w:rPr>
          <w:rStyle w:val="Strong"/>
          <w:rFonts w:ascii="inherit" w:hAnsi="inherit" w:cs="Arial"/>
          <w:color w:val="FF00FF"/>
          <w:bdr w:val="none" w:sz="0" w:space="0" w:color="auto" w:frame="1"/>
        </w:rPr>
        <w:t>Phác thảo</w:t>
      </w:r>
      <w:r>
        <w:rPr>
          <w:rFonts w:ascii="inherit" w:hAnsi="inherit" w:cs="Arial"/>
          <w:color w:val="FF00FF"/>
          <w:bdr w:val="none" w:sz="0" w:space="0" w:color="auto" w:frame="1"/>
        </w:rPr>
        <w:t> “</w:t>
      </w:r>
      <w:r>
        <w:rPr>
          <w:rFonts w:ascii="Arial" w:hAnsi="Arial" w:cs="Arial"/>
          <w:color w:val="333333"/>
          <w:bdr w:val="none" w:sz="0" w:space="0" w:color="auto" w:frame="1"/>
        </w:rPr>
        <w:t> &gt; “ </w:t>
      </w:r>
      <w:r>
        <w:rPr>
          <w:rStyle w:val="Strong"/>
          <w:rFonts w:ascii="inherit" w:hAnsi="inherit" w:cs="Arial"/>
          <w:color w:val="FF00FF"/>
          <w:bdr w:val="none" w:sz="0" w:space="0" w:color="auto" w:frame="1"/>
        </w:rPr>
        <w:t>Bao gồm Thư viện</w:t>
      </w:r>
      <w:r>
        <w:rPr>
          <w:rFonts w:ascii="Arial" w:hAnsi="Arial" w:cs="Arial"/>
          <w:color w:val="333333"/>
          <w:bdr w:val="none" w:sz="0" w:space="0" w:color="auto" w:frame="1"/>
        </w:rPr>
        <w:t> ” &gt; “ </w:t>
      </w:r>
      <w:r>
        <w:rPr>
          <w:rStyle w:val="Strong"/>
          <w:rFonts w:ascii="inherit" w:hAnsi="inherit" w:cs="Arial"/>
          <w:color w:val="FF00FF"/>
          <w:bdr w:val="none" w:sz="0" w:space="0" w:color="auto" w:frame="1"/>
        </w:rPr>
        <w:t>Quản lý Thư viện</w:t>
      </w:r>
      <w:r>
        <w:rPr>
          <w:rFonts w:ascii="Arial" w:hAnsi="Arial" w:cs="Arial"/>
          <w:color w:val="333333"/>
          <w:bdr w:val="none" w:sz="0" w:space="0" w:color="auto" w:frame="1"/>
        </w:rPr>
        <w:t> ,” sau đó tìm kiếm và cài đặt thư viện “********”.</w:t>
      </w:r>
    </w:p>
    <w:p w14:paraId="382A234F" w14:textId="77777777" w:rsidR="00560C78" w:rsidRDefault="00560C78" w:rsidP="00560C78">
      <w:pPr>
        <w:pStyle w:val="NormalWeb"/>
        <w:shd w:val="clear" w:color="auto" w:fill="FFFFFF"/>
        <w:spacing w:before="0" w:beforeAutospacing="0" w:after="0" w:afterAutospacing="0"/>
        <w:textAlignment w:val="baseline"/>
        <w:rPr>
          <w:ins w:id="3" w:author="Unknown"/>
          <w:rFonts w:ascii="inherit" w:hAnsi="inherit" w:cs="Arial"/>
          <w:color w:val="333333"/>
          <w:bdr w:val="none" w:sz="0" w:space="0" w:color="auto" w:frame="1"/>
        </w:rPr>
      </w:pPr>
      <w:r>
        <w:rPr>
          <w:rFonts w:ascii="Arial" w:hAnsi="Arial" w:cs="Arial"/>
          <w:color w:val="333333"/>
          <w:bdr w:val="none" w:sz="0" w:space="0" w:color="auto" w:frame="1"/>
        </w:rPr>
        <w:br/>
      </w:r>
    </w:p>
    <w:p w14:paraId="43996AAF" w14:textId="77777777" w:rsidR="00560C78" w:rsidRDefault="00560C78" w:rsidP="00560C78">
      <w:pPr>
        <w:rPr>
          <w:rFonts w:cs="Times New Roman"/>
          <w:bdr w:val="none" w:sz="0" w:space="0" w:color="auto" w:frame="1"/>
        </w:rPr>
      </w:pPr>
    </w:p>
    <w:p w14:paraId="6F9EA55F" w14:textId="4A0FCC7C" w:rsidR="00560C78" w:rsidRDefault="00560C78" w:rsidP="00560C78">
      <w:pPr>
        <w:spacing w:before="615" w:after="615"/>
        <w:rPr>
          <w:bdr w:val="none" w:sz="0" w:space="0" w:color="auto" w:frame="1"/>
        </w:rPr>
      </w:pPr>
    </w:p>
    <w:p w14:paraId="343B19A2" w14:textId="77777777" w:rsidR="00560C78" w:rsidRDefault="00560C78" w:rsidP="00560C78">
      <w:pPr>
        <w:pStyle w:val="Heading3"/>
        <w:shd w:val="clear" w:color="auto" w:fill="FFFFFF"/>
        <w:spacing w:before="0"/>
        <w:textAlignment w:val="baseline"/>
        <w:rPr>
          <w:rFonts w:ascii="Arial" w:hAnsi="Arial" w:cs="Arial"/>
          <w:sz w:val="31"/>
          <w:szCs w:val="31"/>
          <w:bdr w:val="none" w:sz="0" w:space="0" w:color="auto" w:frame="1"/>
        </w:rPr>
      </w:pPr>
      <w:r>
        <w:rPr>
          <w:rStyle w:val="Strong"/>
          <w:rFonts w:ascii="inherit" w:hAnsi="inherit" w:cs="Arial"/>
          <w:b w:val="0"/>
          <w:bCs w:val="0"/>
          <w:color w:val="FF6600"/>
          <w:sz w:val="30"/>
          <w:szCs w:val="30"/>
          <w:bdr w:val="none" w:sz="0" w:space="0" w:color="auto" w:frame="1"/>
        </w:rPr>
        <w:lastRenderedPageBreak/>
        <w:t>Tải mã lên </w:t>
      </w:r>
    </w:p>
    <w:p w14:paraId="5A5339E3" w14:textId="5CF14AA5" w:rsidR="00560C78" w:rsidRDefault="00560C78" w:rsidP="00560C78">
      <w:pPr>
        <w:pStyle w:val="NormalWeb"/>
        <w:shd w:val="clear" w:color="auto" w:fill="FFFFFF"/>
        <w:spacing w:before="0" w:beforeAutospacing="0"/>
        <w:textAlignment w:val="baseline"/>
        <w:rPr>
          <w:rFonts w:ascii="Arial" w:hAnsi="Arial" w:cs="Arial"/>
          <w:color w:val="333333"/>
          <w:bdr w:val="none" w:sz="0" w:space="0" w:color="auto" w:frame="1"/>
        </w:rPr>
      </w:pPr>
      <w:r>
        <w:rPr>
          <w:rFonts w:ascii="Arial" w:hAnsi="Arial" w:cs="Arial"/>
          <w:color w:val="333333"/>
          <w:bdr w:val="none" w:sz="0" w:space="0" w:color="auto" w:frame="1"/>
        </w:rPr>
        <w:t>Sao chép mã bên dưới và dán mã được cung cấp vào Arduino IDE.</w:t>
      </w:r>
    </w:p>
    <w:p w14:paraId="7B039CFE"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#include &lt;Adafruit_Fingerprint.h&gt;</w:t>
      </w:r>
    </w:p>
    <w:p w14:paraId="54AAAD7D"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#include &lt;SoftwareSerial.h&gt;</w:t>
      </w:r>
    </w:p>
    <w:p w14:paraId="32CE7FEF"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#include &lt;LiquidCrystal_I2C.h&gt;</w:t>
      </w:r>
    </w:p>
    <w:p w14:paraId="370EC067"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p>
    <w:p w14:paraId="4BF7FB52"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LiquidCrystal_I2C lcd(0x27, 16, 2); // Initialize the LCD</w:t>
      </w:r>
    </w:p>
    <w:p w14:paraId="037152B5"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SoftwareSerial fingerPrint(2, 3);</w:t>
      </w:r>
    </w:p>
    <w:p w14:paraId="2D7E9C08"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p>
    <w:p w14:paraId="6D34B42C"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Define constants for pins</w:t>
      </w:r>
    </w:p>
    <w:p w14:paraId="19F0F0F3"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#define enroll 8</w:t>
      </w:r>
    </w:p>
    <w:p w14:paraId="4B586295"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#define del 9</w:t>
      </w:r>
    </w:p>
    <w:p w14:paraId="18CAD2D6"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#define up 10</w:t>
      </w:r>
    </w:p>
    <w:p w14:paraId="38071404"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#define down 11</w:t>
      </w:r>
    </w:p>
    <w:p w14:paraId="0297A0BE"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#define Door_Open 4</w:t>
      </w:r>
    </w:p>
    <w:p w14:paraId="0DFE50D9"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#define Door_Close 5</w:t>
      </w:r>
    </w:p>
    <w:p w14:paraId="707054AC"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#define RELAY_PIN 6</w:t>
      </w:r>
    </w:p>
    <w:p w14:paraId="206D320A"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p>
    <w:p w14:paraId="18255E4F"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uint8_t id;</w:t>
      </w:r>
    </w:p>
    <w:p w14:paraId="6C9FCAC6"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Adafruit_Fingerprint finger = Adafruit_Fingerprint(&amp;fingerPrint);</w:t>
      </w:r>
    </w:p>
    <w:p w14:paraId="4932F21C"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p>
    <w:p w14:paraId="427EF077"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void setup()</w:t>
      </w:r>
    </w:p>
    <w:p w14:paraId="1ADBEC56"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w:t>
      </w:r>
    </w:p>
    <w:p w14:paraId="02065053"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 Initialize pins</w:t>
      </w:r>
    </w:p>
    <w:p w14:paraId="474432A7"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pinMode(RELAY_PIN, OUTPUT);</w:t>
      </w:r>
    </w:p>
    <w:p w14:paraId="1E581AD9"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digitalWrite(RELAY_PIN, LOW); // Initially, relay is off</w:t>
      </w:r>
    </w:p>
    <w:p w14:paraId="350AA9B6"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pinMode(enroll, INPUT_PULLUP);</w:t>
      </w:r>
    </w:p>
    <w:p w14:paraId="751D6B67"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pinMode(up, INPUT_PULLUP);</w:t>
      </w:r>
    </w:p>
    <w:p w14:paraId="04AE48C8"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pinMode(down, INPUT_PULLUP);</w:t>
      </w:r>
    </w:p>
    <w:p w14:paraId="2D2AC599"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pinMode(del, INPUT_PULLUP);</w:t>
      </w:r>
    </w:p>
    <w:p w14:paraId="5CEB471C"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pinMode(Door_Open, OUTPUT);</w:t>
      </w:r>
    </w:p>
    <w:p w14:paraId="4913F6C8"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pinMode(Door_Close, OUTPUT);</w:t>
      </w:r>
    </w:p>
    <w:p w14:paraId="1DEF28EE"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p>
    <w:p w14:paraId="7B01F6DE"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 Initialize LCD</w:t>
      </w:r>
    </w:p>
    <w:p w14:paraId="15689CA2"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lcd.init();</w:t>
      </w:r>
    </w:p>
    <w:p w14:paraId="694DC199"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lcd.backlight();</w:t>
      </w:r>
    </w:p>
    <w:p w14:paraId="6709071C"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lcd.print("Fingerprint");</w:t>
      </w:r>
    </w:p>
    <w:p w14:paraId="6062B907"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lcd.setCursor(0, 1);</w:t>
      </w:r>
    </w:p>
    <w:p w14:paraId="4661250C"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lcd.print("Security System");</w:t>
      </w:r>
    </w:p>
    <w:p w14:paraId="17D71F98"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delay(2000);</w:t>
      </w:r>
    </w:p>
    <w:p w14:paraId="32E3C2B7"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lcd.clear();</w:t>
      </w:r>
    </w:p>
    <w:p w14:paraId="66B1BEAB"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p>
    <w:p w14:paraId="4BEC9E4E"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Serial.begin(9600);</w:t>
      </w:r>
    </w:p>
    <w:p w14:paraId="4F81FDA9"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finger.begin(57600);</w:t>
      </w:r>
    </w:p>
    <w:p w14:paraId="48ED28BE"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p>
    <w:p w14:paraId="4D40CD86"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lcd.clear();</w:t>
      </w:r>
    </w:p>
    <w:p w14:paraId="4A1978FA"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lcd.print("Finding Module");</w:t>
      </w:r>
    </w:p>
    <w:p w14:paraId="4E42ECDB"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lcd.setCursor(0, 1);</w:t>
      </w:r>
    </w:p>
    <w:p w14:paraId="788565D2"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delay(1000);</w:t>
      </w:r>
    </w:p>
    <w:p w14:paraId="30A02872"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p>
    <w:p w14:paraId="0B3C5A56"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if (finger.verifyPassword())</w:t>
      </w:r>
    </w:p>
    <w:p w14:paraId="25623C35"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w:t>
      </w:r>
    </w:p>
    <w:p w14:paraId="44AC821D"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lastRenderedPageBreak/>
        <w:t xml:space="preserve">    Serial.println("Found fingerprint sensor!");</w:t>
      </w:r>
    </w:p>
    <w:p w14:paraId="2908699B"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lcd.clear();</w:t>
      </w:r>
    </w:p>
    <w:p w14:paraId="42C81555"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lcd.print("Found Module ");</w:t>
      </w:r>
    </w:p>
    <w:p w14:paraId="10E7364C"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delay(1000);</w:t>
      </w:r>
    </w:p>
    <w:p w14:paraId="111AC1FA"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w:t>
      </w:r>
    </w:p>
    <w:p w14:paraId="4A90486B"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else</w:t>
      </w:r>
    </w:p>
    <w:p w14:paraId="1C371E58"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w:t>
      </w:r>
    </w:p>
    <w:p w14:paraId="0993D7E9"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Serial.println("Did not find fingerprint sensor :(");</w:t>
      </w:r>
    </w:p>
    <w:p w14:paraId="07CEB321"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lcd.clear();</w:t>
      </w:r>
    </w:p>
    <w:p w14:paraId="1FBAB648"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lcd.print("module not Found");</w:t>
      </w:r>
    </w:p>
    <w:p w14:paraId="58EFB1F6"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lcd.setCursor(0, 1);</w:t>
      </w:r>
    </w:p>
    <w:p w14:paraId="7E8B00FB"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lcd.print("Check Connections");</w:t>
      </w:r>
    </w:p>
    <w:p w14:paraId="35B19C7D"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while (1);</w:t>
      </w:r>
    </w:p>
    <w:p w14:paraId="79CD3243"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w:t>
      </w:r>
    </w:p>
    <w:p w14:paraId="500E1FC9"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w:t>
      </w:r>
    </w:p>
    <w:p w14:paraId="48E64E24"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p>
    <w:p w14:paraId="4650990A"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void loop()</w:t>
      </w:r>
    </w:p>
    <w:p w14:paraId="1D0BE5EF"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w:t>
      </w:r>
    </w:p>
    <w:p w14:paraId="6C80B85F"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lcd.setCursor(0, 0);</w:t>
      </w:r>
    </w:p>
    <w:p w14:paraId="212DF758"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lcd.print("Press UP/Down ");</w:t>
      </w:r>
    </w:p>
    <w:p w14:paraId="7B76B4EB"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lcd.setCursor(0, 1);</w:t>
      </w:r>
    </w:p>
    <w:p w14:paraId="1407A64B"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lcd.print("to start System");</w:t>
      </w:r>
    </w:p>
    <w:p w14:paraId="048335BC"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p>
    <w:p w14:paraId="38B12066"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digitalWrite(Door_Close, HIGH);</w:t>
      </w:r>
    </w:p>
    <w:p w14:paraId="7E34BE3F"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if (digitalRead(up) == 0 || digitalRead(down) == 0)</w:t>
      </w:r>
    </w:p>
    <w:p w14:paraId="487364E2"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w:t>
      </w:r>
    </w:p>
    <w:p w14:paraId="0DF1FE75"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for (int i = 0; i &lt; 5; i++)</w:t>
      </w:r>
    </w:p>
    <w:p w14:paraId="17BB8581"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w:t>
      </w:r>
    </w:p>
    <w:p w14:paraId="0FFD65C8"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lcd.clear();</w:t>
      </w:r>
    </w:p>
    <w:p w14:paraId="07365AD0"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lcd.print("Place Finger");</w:t>
      </w:r>
    </w:p>
    <w:p w14:paraId="4B469708"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delay(2000);</w:t>
      </w:r>
    </w:p>
    <w:p w14:paraId="6E1CF3F5"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int result = getFingerprintIDez();</w:t>
      </w:r>
    </w:p>
    <w:p w14:paraId="67C7E6FA"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if (result &gt;= 0)</w:t>
      </w:r>
    </w:p>
    <w:p w14:paraId="7AF4F117"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w:t>
      </w:r>
    </w:p>
    <w:p w14:paraId="21D1EB41"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digitalWrite(Door_Open, HIGH);</w:t>
      </w:r>
    </w:p>
    <w:p w14:paraId="0D3AE5AC"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digitalWrite(Door_Close, LOW);</w:t>
      </w:r>
    </w:p>
    <w:p w14:paraId="2789AEC9"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p>
    <w:p w14:paraId="68030A71"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lcd.clear();</w:t>
      </w:r>
    </w:p>
    <w:p w14:paraId="57B47E72"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lcd.print("Allowed");</w:t>
      </w:r>
    </w:p>
    <w:p w14:paraId="4263BCBF"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lcd.setCursor(0, 1);</w:t>
      </w:r>
    </w:p>
    <w:p w14:paraId="074CC35B"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lcd.print("Gate Opened   ");</w:t>
      </w:r>
    </w:p>
    <w:p w14:paraId="26EF36FA"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p>
    <w:p w14:paraId="421CE226"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digitalWrite(RELAY_PIN, HIGH);</w:t>
      </w:r>
    </w:p>
    <w:p w14:paraId="691C90A9"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delay(5000);</w:t>
      </w:r>
    </w:p>
    <w:p w14:paraId="07E6A0D4"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digitalWrite(RELAY_PIN, LOW);</w:t>
      </w:r>
    </w:p>
    <w:p w14:paraId="35B49B0A"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digitalWrite(Door_Close, HIGH);</w:t>
      </w:r>
    </w:p>
    <w:p w14:paraId="6CACA70C"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digitalWrite(Door_Open, LOW);</w:t>
      </w:r>
    </w:p>
    <w:p w14:paraId="36915E16"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p>
    <w:p w14:paraId="01D34D09"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lcd.setCursor(0, 1);</w:t>
      </w:r>
    </w:p>
    <w:p w14:paraId="223EF9FC"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lcd.print("Gate Closed   ");</w:t>
      </w:r>
    </w:p>
    <w:p w14:paraId="6508F65D"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p>
    <w:p w14:paraId="23E03902"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return;</w:t>
      </w:r>
    </w:p>
    <w:p w14:paraId="6BF7D8CA"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w:t>
      </w:r>
    </w:p>
    <w:p w14:paraId="1E44C023"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lastRenderedPageBreak/>
        <w:t xml:space="preserve">    }</w:t>
      </w:r>
    </w:p>
    <w:p w14:paraId="4E8BB0D7"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w:t>
      </w:r>
    </w:p>
    <w:p w14:paraId="600C15CD"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checkKeys();</w:t>
      </w:r>
    </w:p>
    <w:p w14:paraId="4AAD3050"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delay(1000);</w:t>
      </w:r>
    </w:p>
    <w:p w14:paraId="71235AE8"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w:t>
      </w:r>
    </w:p>
    <w:p w14:paraId="74635B0F"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p>
    <w:p w14:paraId="22A93421"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void checkKeys()</w:t>
      </w:r>
    </w:p>
    <w:p w14:paraId="50419C32"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w:t>
      </w:r>
    </w:p>
    <w:p w14:paraId="00120B93"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if (digitalRead(enroll) == 0)</w:t>
      </w:r>
    </w:p>
    <w:p w14:paraId="4F52BEF9"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w:t>
      </w:r>
    </w:p>
    <w:p w14:paraId="3475359E"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lcd.clear();</w:t>
      </w:r>
    </w:p>
    <w:p w14:paraId="0F96C9BD"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lcd.print("Please Wait");</w:t>
      </w:r>
    </w:p>
    <w:p w14:paraId="26C61B3F"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delay(1000);</w:t>
      </w:r>
    </w:p>
    <w:p w14:paraId="19101396"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while (digitalRead(enroll) == 0);</w:t>
      </w:r>
    </w:p>
    <w:p w14:paraId="18CC10D9"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Enroll();</w:t>
      </w:r>
    </w:p>
    <w:p w14:paraId="67AF26E0"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w:t>
      </w:r>
    </w:p>
    <w:p w14:paraId="45735B9B"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else if (digitalRead(del) == 0)</w:t>
      </w:r>
    </w:p>
    <w:p w14:paraId="758E294A"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w:t>
      </w:r>
    </w:p>
    <w:p w14:paraId="69D2EFDF"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lcd.clear();</w:t>
      </w:r>
    </w:p>
    <w:p w14:paraId="5C491EBE"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lcd.print("Please Wait");</w:t>
      </w:r>
    </w:p>
    <w:p w14:paraId="7C2D4BF7"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delay(1000);</w:t>
      </w:r>
    </w:p>
    <w:p w14:paraId="70C846FA"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delet();</w:t>
      </w:r>
    </w:p>
    <w:p w14:paraId="4E57D596"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w:t>
      </w:r>
    </w:p>
    <w:p w14:paraId="1AA9C392"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w:t>
      </w:r>
    </w:p>
    <w:p w14:paraId="7DC076FA"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p>
    <w:p w14:paraId="5BA144D6"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void Enroll()</w:t>
      </w:r>
    </w:p>
    <w:p w14:paraId="54DAB4DC"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w:t>
      </w:r>
    </w:p>
    <w:p w14:paraId="65594412"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int count = 0;</w:t>
      </w:r>
    </w:p>
    <w:p w14:paraId="2C9552D0"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lcd.clear();</w:t>
      </w:r>
    </w:p>
    <w:p w14:paraId="7796BB18"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lcd.print("Enroll Finger    ");</w:t>
      </w:r>
    </w:p>
    <w:p w14:paraId="6C947722"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lcd.setCursor(0, 1);</w:t>
      </w:r>
    </w:p>
    <w:p w14:paraId="16AB5774"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lcd.print("Location:");</w:t>
      </w:r>
    </w:p>
    <w:p w14:paraId="4646B99C"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while (1)</w:t>
      </w:r>
    </w:p>
    <w:p w14:paraId="224B5F8E"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w:t>
      </w:r>
    </w:p>
    <w:p w14:paraId="409D81CF"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lcd.setCursor(9, 1);</w:t>
      </w:r>
    </w:p>
    <w:p w14:paraId="7589B704"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lcd.print(count);</w:t>
      </w:r>
    </w:p>
    <w:p w14:paraId="3F3F05F8"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if (digitalRead(up) == 0)</w:t>
      </w:r>
    </w:p>
    <w:p w14:paraId="6FD4DC20"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w:t>
      </w:r>
    </w:p>
    <w:p w14:paraId="540D9A14"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count++;</w:t>
      </w:r>
    </w:p>
    <w:p w14:paraId="28DCE52E"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if (count &gt; 25)</w:t>
      </w:r>
    </w:p>
    <w:p w14:paraId="3D50EF7A"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count = 0;</w:t>
      </w:r>
    </w:p>
    <w:p w14:paraId="64FFE606"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delay(500);</w:t>
      </w:r>
    </w:p>
    <w:p w14:paraId="482851B1"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w:t>
      </w:r>
    </w:p>
    <w:p w14:paraId="4DD2C127"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else if (digitalRead(down) == 0)</w:t>
      </w:r>
    </w:p>
    <w:p w14:paraId="2948C472"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w:t>
      </w:r>
    </w:p>
    <w:p w14:paraId="67A503A2"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count--;</w:t>
      </w:r>
    </w:p>
    <w:p w14:paraId="40893CDC"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if (count &lt; 0)</w:t>
      </w:r>
    </w:p>
    <w:p w14:paraId="6BF0AA0C"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count = 25;</w:t>
      </w:r>
    </w:p>
    <w:p w14:paraId="0AB87E4E"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delay(500);</w:t>
      </w:r>
    </w:p>
    <w:p w14:paraId="62D23832"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w:t>
      </w:r>
    </w:p>
    <w:p w14:paraId="35C2C968"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else if (digitalRead(del) == 0)</w:t>
      </w:r>
    </w:p>
    <w:p w14:paraId="0CB55C32"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w:t>
      </w:r>
    </w:p>
    <w:p w14:paraId="249EB399"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id = count;</w:t>
      </w:r>
    </w:p>
    <w:p w14:paraId="775CA85B"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lastRenderedPageBreak/>
        <w:t xml:space="preserve">      getFingerprintEnroll();</w:t>
      </w:r>
    </w:p>
    <w:p w14:paraId="38B3989B"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return;</w:t>
      </w:r>
    </w:p>
    <w:p w14:paraId="5CF23B5D"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w:t>
      </w:r>
    </w:p>
    <w:p w14:paraId="53DC3C72"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else if (digitalRead(enroll) == 0)</w:t>
      </w:r>
    </w:p>
    <w:p w14:paraId="4307BD34"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w:t>
      </w:r>
    </w:p>
    <w:p w14:paraId="1AF23AED"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return;</w:t>
      </w:r>
    </w:p>
    <w:p w14:paraId="59CB5111"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w:t>
      </w:r>
    </w:p>
    <w:p w14:paraId="67F1D124"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w:t>
      </w:r>
    </w:p>
    <w:p w14:paraId="42F1355C"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w:t>
      </w:r>
    </w:p>
    <w:p w14:paraId="3A98D7C0"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p>
    <w:p w14:paraId="1499A59D"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void delet()</w:t>
      </w:r>
    </w:p>
    <w:p w14:paraId="657328BD"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w:t>
      </w:r>
    </w:p>
    <w:p w14:paraId="0DEEB70D"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int count = 0;</w:t>
      </w:r>
    </w:p>
    <w:p w14:paraId="19F11FC7"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lcd.clear();</w:t>
      </w:r>
    </w:p>
    <w:p w14:paraId="525CD5A8"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lcd.print("Delete Finger    ");</w:t>
      </w:r>
    </w:p>
    <w:p w14:paraId="4E7D68FE"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lcd.setCursor(0, 1);</w:t>
      </w:r>
    </w:p>
    <w:p w14:paraId="3C31C5BF"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lcd.print("Location:");</w:t>
      </w:r>
    </w:p>
    <w:p w14:paraId="5C7BF252"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p>
    <w:p w14:paraId="1A0C2E00"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while (1)</w:t>
      </w:r>
    </w:p>
    <w:p w14:paraId="604D734A"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w:t>
      </w:r>
    </w:p>
    <w:p w14:paraId="164CCE0E"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lcd.setCursor(9, 1);</w:t>
      </w:r>
    </w:p>
    <w:p w14:paraId="1B899F58"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lcd.print(count);</w:t>
      </w:r>
    </w:p>
    <w:p w14:paraId="09B2A58D"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if (digitalRead(up) == 0)</w:t>
      </w:r>
    </w:p>
    <w:p w14:paraId="2585B6A4"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w:t>
      </w:r>
    </w:p>
    <w:p w14:paraId="15BC6FB2"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count++;</w:t>
      </w:r>
    </w:p>
    <w:p w14:paraId="7915C964"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if (count &gt; 25)</w:t>
      </w:r>
    </w:p>
    <w:p w14:paraId="53DBF757"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count = 0;</w:t>
      </w:r>
    </w:p>
    <w:p w14:paraId="38ACA1BE"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delay(500);</w:t>
      </w:r>
    </w:p>
    <w:p w14:paraId="51C5C765"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w:t>
      </w:r>
    </w:p>
    <w:p w14:paraId="2B7F5193"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else if (digitalRead(down) == 0)</w:t>
      </w:r>
    </w:p>
    <w:p w14:paraId="4E692CBF"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w:t>
      </w:r>
    </w:p>
    <w:p w14:paraId="33E68C01"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count--;</w:t>
      </w:r>
    </w:p>
    <w:p w14:paraId="2E95DC6E"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if (count &lt; 0)</w:t>
      </w:r>
    </w:p>
    <w:p w14:paraId="4636282D"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count = 25;</w:t>
      </w:r>
    </w:p>
    <w:p w14:paraId="26B01360"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delay(500);</w:t>
      </w:r>
    </w:p>
    <w:p w14:paraId="4BE41939"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w:t>
      </w:r>
    </w:p>
    <w:p w14:paraId="08A88743"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else if (digitalRead(del) == 0)</w:t>
      </w:r>
    </w:p>
    <w:p w14:paraId="4459C9DD"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w:t>
      </w:r>
    </w:p>
    <w:p w14:paraId="43A209CA"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id = count;</w:t>
      </w:r>
    </w:p>
    <w:p w14:paraId="3A5E5071"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deleteFingerprint(id);</w:t>
      </w:r>
    </w:p>
    <w:p w14:paraId="4F40D285"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return;</w:t>
      </w:r>
    </w:p>
    <w:p w14:paraId="04D91F7F"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w:t>
      </w:r>
    </w:p>
    <w:p w14:paraId="189A0330"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else if (digitalRead(enroll) == 0)</w:t>
      </w:r>
    </w:p>
    <w:p w14:paraId="6778F6D1"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w:t>
      </w:r>
    </w:p>
    <w:p w14:paraId="26A19A7A"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return;</w:t>
      </w:r>
    </w:p>
    <w:p w14:paraId="20AFF90A"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w:t>
      </w:r>
    </w:p>
    <w:p w14:paraId="19F1A963"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w:t>
      </w:r>
    </w:p>
    <w:p w14:paraId="66FBE9A5"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w:t>
      </w:r>
    </w:p>
    <w:p w14:paraId="693F3EFF"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p>
    <w:p w14:paraId="3A60B798"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uint8_t getFingerprintEnroll()</w:t>
      </w:r>
    </w:p>
    <w:p w14:paraId="2B701ED5"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w:t>
      </w:r>
    </w:p>
    <w:p w14:paraId="075B9857"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int p = -1;</w:t>
      </w:r>
    </w:p>
    <w:p w14:paraId="5FEFF59B"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lcd.clear();</w:t>
      </w:r>
    </w:p>
    <w:p w14:paraId="13AE1766"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lastRenderedPageBreak/>
        <w:t xml:space="preserve">  lcd.print("finger ID:");</w:t>
      </w:r>
    </w:p>
    <w:p w14:paraId="18C46099"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lcd.print(id);</w:t>
      </w:r>
    </w:p>
    <w:p w14:paraId="40BA9E6E"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lcd.setCursor(0, 1);</w:t>
      </w:r>
    </w:p>
    <w:p w14:paraId="525CBB6D"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lcd.print("Place Finger");</w:t>
      </w:r>
    </w:p>
    <w:p w14:paraId="4A8F19CA"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delay(2000);</w:t>
      </w:r>
    </w:p>
    <w:p w14:paraId="6EDD4860"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p>
    <w:p w14:paraId="3A2E7D97"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while (p != FINGERPRINT_OK)</w:t>
      </w:r>
    </w:p>
    <w:p w14:paraId="2494E74B"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w:t>
      </w:r>
    </w:p>
    <w:p w14:paraId="7F79EF20"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p = finger.getImage();</w:t>
      </w:r>
    </w:p>
    <w:p w14:paraId="03D79863"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switch (p)</w:t>
      </w:r>
    </w:p>
    <w:p w14:paraId="00FDC7E3"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w:t>
      </w:r>
    </w:p>
    <w:p w14:paraId="22EA129A"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case FINGERPRINT_OK:</w:t>
      </w:r>
    </w:p>
    <w:p w14:paraId="08D86E33"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Serial.println("Image taken");</w:t>
      </w:r>
    </w:p>
    <w:p w14:paraId="720847BE"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lcd.clear();</w:t>
      </w:r>
    </w:p>
    <w:p w14:paraId="42B548D6"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lcd.print("Image taken");</w:t>
      </w:r>
    </w:p>
    <w:p w14:paraId="3FB7FEE7"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break;</w:t>
      </w:r>
    </w:p>
    <w:p w14:paraId="10BAB07F"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case FINGERPRINT_NOFINGER:</w:t>
      </w:r>
    </w:p>
    <w:p w14:paraId="6511C40A"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Serial.println("No Finger");</w:t>
      </w:r>
    </w:p>
    <w:p w14:paraId="759A8D8B"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lcd.clear();</w:t>
      </w:r>
    </w:p>
    <w:p w14:paraId="45350C80"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lcd.print("No Finger");</w:t>
      </w:r>
    </w:p>
    <w:p w14:paraId="1F2D5FD8"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break;</w:t>
      </w:r>
    </w:p>
    <w:p w14:paraId="2AC2B70A"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case FINGERPRINT_PACKETRECIEVEERR:</w:t>
      </w:r>
    </w:p>
    <w:p w14:paraId="0AF4BEBF"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Serial.println("Communication error");</w:t>
      </w:r>
    </w:p>
    <w:p w14:paraId="6A465D22"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lcd.clear();</w:t>
      </w:r>
    </w:p>
    <w:p w14:paraId="286FC096"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lcd.print("Comm Error");</w:t>
      </w:r>
    </w:p>
    <w:p w14:paraId="623C0F29"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break;</w:t>
      </w:r>
    </w:p>
    <w:p w14:paraId="351E7B7A"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case FINGERPRINT_IMAGEFAIL:</w:t>
      </w:r>
    </w:p>
    <w:p w14:paraId="6D73BA27"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Serial.println("Imaging error");</w:t>
      </w:r>
    </w:p>
    <w:p w14:paraId="0BB96B46"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lcd.clear();</w:t>
      </w:r>
    </w:p>
    <w:p w14:paraId="63550EB4"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lcd.print("Imaging Error");</w:t>
      </w:r>
    </w:p>
    <w:p w14:paraId="51220B06"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break;</w:t>
      </w:r>
    </w:p>
    <w:p w14:paraId="220DB3C8"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default:</w:t>
      </w:r>
    </w:p>
    <w:p w14:paraId="02B6C7E4"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Serial.println("Unknown error");</w:t>
      </w:r>
    </w:p>
    <w:p w14:paraId="391F2D33"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lcd.clear();</w:t>
      </w:r>
    </w:p>
    <w:p w14:paraId="7C15E048"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lcd.print("Unknown Error");</w:t>
      </w:r>
    </w:p>
    <w:p w14:paraId="6E4A2A6E"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break;</w:t>
      </w:r>
    </w:p>
    <w:p w14:paraId="2E4ABCF7"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w:t>
      </w:r>
    </w:p>
    <w:p w14:paraId="04402514"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w:t>
      </w:r>
    </w:p>
    <w:p w14:paraId="2BDB1F79"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p>
    <w:p w14:paraId="10532912"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p = finger.image2Tz(1);</w:t>
      </w:r>
    </w:p>
    <w:p w14:paraId="615B4F49"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switch (p) {</w:t>
      </w:r>
    </w:p>
    <w:p w14:paraId="06FD82C2"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case FINGERPRINT_OK:</w:t>
      </w:r>
    </w:p>
    <w:p w14:paraId="468DFAC8"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Serial.println("Image converted");</w:t>
      </w:r>
    </w:p>
    <w:p w14:paraId="4FDAAE3C"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lcd.clear();</w:t>
      </w:r>
    </w:p>
    <w:p w14:paraId="135B1D00"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lcd.print("Image converted");</w:t>
      </w:r>
    </w:p>
    <w:p w14:paraId="29743D60"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break;</w:t>
      </w:r>
    </w:p>
    <w:p w14:paraId="6B636470"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case FINGERPRINT_IMAGEMESS:</w:t>
      </w:r>
    </w:p>
    <w:p w14:paraId="5F111159"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Serial.println("Image too messy");</w:t>
      </w:r>
    </w:p>
    <w:p w14:paraId="2CD37C7E"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lcd.clear();</w:t>
      </w:r>
    </w:p>
    <w:p w14:paraId="485BBC99"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lcd.print("Image too messy");</w:t>
      </w:r>
    </w:p>
    <w:p w14:paraId="025F16B9"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return p;</w:t>
      </w:r>
    </w:p>
    <w:p w14:paraId="14F76238"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case FINGERPRINT_PACKETRECIEVEERR:</w:t>
      </w:r>
    </w:p>
    <w:p w14:paraId="717FBBDC"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Serial.println("Communication error");</w:t>
      </w:r>
    </w:p>
    <w:p w14:paraId="4C56DCA2"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lastRenderedPageBreak/>
        <w:t xml:space="preserve">      lcd.clear();</w:t>
      </w:r>
    </w:p>
    <w:p w14:paraId="3B5B1A7A"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lcd.print("Comm Error");</w:t>
      </w:r>
    </w:p>
    <w:p w14:paraId="31139C2E"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return p;</w:t>
      </w:r>
    </w:p>
    <w:p w14:paraId="585B4CBA"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case FINGERPRINT_FEATUREFAIL:</w:t>
      </w:r>
    </w:p>
    <w:p w14:paraId="419B685E"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Serial.println("Could not find fingerprint features");</w:t>
      </w:r>
    </w:p>
    <w:p w14:paraId="01FFAE1A"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lcd.clear();</w:t>
      </w:r>
    </w:p>
    <w:p w14:paraId="48C6C7A7"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lcd.print("Feature Not Found");</w:t>
      </w:r>
    </w:p>
    <w:p w14:paraId="0CE631F5"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return p;</w:t>
      </w:r>
    </w:p>
    <w:p w14:paraId="761737C7"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case FINGERPRINT_INVALIDIMAGE:</w:t>
      </w:r>
    </w:p>
    <w:p w14:paraId="73C3BAD6"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Serial.println("Could not find fingerprint features");</w:t>
      </w:r>
    </w:p>
    <w:p w14:paraId="36E39329"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lcd.clear();</w:t>
      </w:r>
    </w:p>
    <w:p w14:paraId="539169A1"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lcd.print("Feature Not Found");</w:t>
      </w:r>
    </w:p>
    <w:p w14:paraId="0C8E283F"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return p;</w:t>
      </w:r>
    </w:p>
    <w:p w14:paraId="44AABBCC"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default:</w:t>
      </w:r>
    </w:p>
    <w:p w14:paraId="64F362D0"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Serial.println("Unknown error");</w:t>
      </w:r>
    </w:p>
    <w:p w14:paraId="6822C05E"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lcd.clear();</w:t>
      </w:r>
    </w:p>
    <w:p w14:paraId="183ACB30"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lcd.print("Unknown Error");</w:t>
      </w:r>
    </w:p>
    <w:p w14:paraId="2291BFA4"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return p;</w:t>
      </w:r>
    </w:p>
    <w:p w14:paraId="4C71A9D4"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w:t>
      </w:r>
    </w:p>
    <w:p w14:paraId="3F8D0D25"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p>
    <w:p w14:paraId="213E2A32"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Serial.println("Remove finger");</w:t>
      </w:r>
    </w:p>
    <w:p w14:paraId="68E58D43"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lcd.clear();</w:t>
      </w:r>
    </w:p>
    <w:p w14:paraId="49694005"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lcd.print("Remove Finger");</w:t>
      </w:r>
    </w:p>
    <w:p w14:paraId="65C9E33F"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delay(2000);</w:t>
      </w:r>
    </w:p>
    <w:p w14:paraId="0D1FC327"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p = 0;</w:t>
      </w:r>
    </w:p>
    <w:p w14:paraId="168E6BCA"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p>
    <w:p w14:paraId="70C9D5D5"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while (p != FINGERPRINT_NOFINGER) {</w:t>
      </w:r>
    </w:p>
    <w:p w14:paraId="0A1D4817"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p = finger.getImage();</w:t>
      </w:r>
    </w:p>
    <w:p w14:paraId="206349A3"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w:t>
      </w:r>
    </w:p>
    <w:p w14:paraId="1C0CBD4C"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p>
    <w:p w14:paraId="2FC6C03C"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Serial.print("ID "); Serial.println(id);</w:t>
      </w:r>
    </w:p>
    <w:p w14:paraId="76C99D67"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p = -1;</w:t>
      </w:r>
    </w:p>
    <w:p w14:paraId="2FA86FEE"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Serial.println("Place same finger again");</w:t>
      </w:r>
    </w:p>
    <w:p w14:paraId="6BDACC82"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lcd.clear();</w:t>
      </w:r>
    </w:p>
    <w:p w14:paraId="43E48944"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lcd.print("Place Finger");</w:t>
      </w:r>
    </w:p>
    <w:p w14:paraId="3172E13A"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lcd.setCursor(0, 1);</w:t>
      </w:r>
    </w:p>
    <w:p w14:paraId="1F373AA6"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lcd.print("   Again");</w:t>
      </w:r>
    </w:p>
    <w:p w14:paraId="24D1BE36"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p>
    <w:p w14:paraId="1D7AD12C"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while (p != FINGERPRINT_OK) {</w:t>
      </w:r>
    </w:p>
    <w:p w14:paraId="0BB73744"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p = finger.getImage();</w:t>
      </w:r>
    </w:p>
    <w:p w14:paraId="0ECFDA9D"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switch (p) {</w:t>
      </w:r>
    </w:p>
    <w:p w14:paraId="57026145"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case FINGERPRINT_OK:</w:t>
      </w:r>
    </w:p>
    <w:p w14:paraId="115A82AA"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Serial.println("Image taken");</w:t>
      </w:r>
    </w:p>
    <w:p w14:paraId="58536B21"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break;</w:t>
      </w:r>
    </w:p>
    <w:p w14:paraId="1341B3BF"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case FINGERPRINT_NOFINGER:</w:t>
      </w:r>
    </w:p>
    <w:p w14:paraId="5A99694C"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Serial.print(".");</w:t>
      </w:r>
    </w:p>
    <w:p w14:paraId="4A696A51"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break;</w:t>
      </w:r>
    </w:p>
    <w:p w14:paraId="492079DF"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case FINGERPRINT_PACKETRECIEVEERR:</w:t>
      </w:r>
    </w:p>
    <w:p w14:paraId="7DF02EAF"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Serial.println("Communication error");</w:t>
      </w:r>
    </w:p>
    <w:p w14:paraId="023BE524"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break;</w:t>
      </w:r>
    </w:p>
    <w:p w14:paraId="4ED24967"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case FINGERPRINT_IMAGEFAIL:</w:t>
      </w:r>
    </w:p>
    <w:p w14:paraId="7456DE84"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Serial.println("Imaging error");</w:t>
      </w:r>
    </w:p>
    <w:p w14:paraId="43A36696"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break;</w:t>
      </w:r>
    </w:p>
    <w:p w14:paraId="6EA3736A"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lastRenderedPageBreak/>
        <w:t xml:space="preserve">      default:</w:t>
      </w:r>
    </w:p>
    <w:p w14:paraId="0F8F8B11"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Serial.println("Unknown error");</w:t>
      </w:r>
    </w:p>
    <w:p w14:paraId="10D6D1D6"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return;</w:t>
      </w:r>
    </w:p>
    <w:p w14:paraId="1C3CBD3C"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w:t>
      </w:r>
    </w:p>
    <w:p w14:paraId="61346D01"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w:t>
      </w:r>
    </w:p>
    <w:p w14:paraId="3346A0C5"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p>
    <w:p w14:paraId="37928480"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p = finger.image2Tz(2);</w:t>
      </w:r>
    </w:p>
    <w:p w14:paraId="0AF201AA"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p>
    <w:p w14:paraId="01367E19"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switch (p) {</w:t>
      </w:r>
    </w:p>
    <w:p w14:paraId="2290466C"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case FINGERPRINT_OK:</w:t>
      </w:r>
    </w:p>
    <w:p w14:paraId="13EA5FB3"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Serial.println("Image converted");</w:t>
      </w:r>
    </w:p>
    <w:p w14:paraId="2166196D"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break;</w:t>
      </w:r>
    </w:p>
    <w:p w14:paraId="64EA400D"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case FINGERPRINT_IMAGEMESS:</w:t>
      </w:r>
    </w:p>
    <w:p w14:paraId="09A825EE"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Serial.println("Image too messy");</w:t>
      </w:r>
    </w:p>
    <w:p w14:paraId="12C3C62C"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return p;</w:t>
      </w:r>
    </w:p>
    <w:p w14:paraId="7B964DFD"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case FINGERPRINT_PACKETRECIEVEERR:</w:t>
      </w:r>
    </w:p>
    <w:p w14:paraId="503AD21A"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Serial.println("Communication error");</w:t>
      </w:r>
    </w:p>
    <w:p w14:paraId="7B9B1E90"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return p;</w:t>
      </w:r>
    </w:p>
    <w:p w14:paraId="08F06277"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case FINGERPRINT_FEATUREFAIL:</w:t>
      </w:r>
    </w:p>
    <w:p w14:paraId="08FE354B"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Serial.println("Could not find fingerprint features");</w:t>
      </w:r>
    </w:p>
    <w:p w14:paraId="1B4F2B5B"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return p;</w:t>
      </w:r>
    </w:p>
    <w:p w14:paraId="473F02DF"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case FINGERPRINT_INVALIDIMAGE:</w:t>
      </w:r>
    </w:p>
    <w:p w14:paraId="575E036C"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Serial.println("Could not find fingerprint features");</w:t>
      </w:r>
    </w:p>
    <w:p w14:paraId="4CB61AFA"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return p;</w:t>
      </w:r>
    </w:p>
    <w:p w14:paraId="0135D35F"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default:</w:t>
      </w:r>
    </w:p>
    <w:p w14:paraId="08FAA23B"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Serial.println("Unknown error");</w:t>
      </w:r>
    </w:p>
    <w:p w14:paraId="122E6630"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return p;</w:t>
      </w:r>
    </w:p>
    <w:p w14:paraId="1912F99F"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w:t>
      </w:r>
    </w:p>
    <w:p w14:paraId="07FF111C"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p>
    <w:p w14:paraId="5F400DD0"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Serial.print("Creating model for #");  Serial.println(id);</w:t>
      </w:r>
    </w:p>
    <w:p w14:paraId="375ED452"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p>
    <w:p w14:paraId="4C041139"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p = finger.createModel();</w:t>
      </w:r>
    </w:p>
    <w:p w14:paraId="5315A3D4"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if (p == FINGERPRINT_OK) {</w:t>
      </w:r>
    </w:p>
    <w:p w14:paraId="003AD9FB"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Serial.println("Prints matched!");</w:t>
      </w:r>
    </w:p>
    <w:p w14:paraId="6CC91D1D"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 else if (p == FINGERPRINT_PACKETRECIEVEERR) {</w:t>
      </w:r>
    </w:p>
    <w:p w14:paraId="7A6EE4CF"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Serial.println("Communication error");</w:t>
      </w:r>
    </w:p>
    <w:p w14:paraId="0B4CCA6B"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return p;</w:t>
      </w:r>
    </w:p>
    <w:p w14:paraId="1BFE3008"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 else if (p == FINGERPRINT_ENROLLMISMATCH) {</w:t>
      </w:r>
    </w:p>
    <w:p w14:paraId="01856F7D"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Serial.println("Fingerprints did not match");</w:t>
      </w:r>
    </w:p>
    <w:p w14:paraId="7712B3F2"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return p;</w:t>
      </w:r>
    </w:p>
    <w:p w14:paraId="238E4B32"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 else {</w:t>
      </w:r>
    </w:p>
    <w:p w14:paraId="24E77AFB"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Serial.println("Unknown error");</w:t>
      </w:r>
    </w:p>
    <w:p w14:paraId="5F65C367"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return p;</w:t>
      </w:r>
    </w:p>
    <w:p w14:paraId="5E06268D"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w:t>
      </w:r>
    </w:p>
    <w:p w14:paraId="2D01CAC9"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p>
    <w:p w14:paraId="38CD5983"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Serial.print("ID "); Serial.println(id);</w:t>
      </w:r>
    </w:p>
    <w:p w14:paraId="38EFBDEC"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p = finger.storeModel(id);</w:t>
      </w:r>
    </w:p>
    <w:p w14:paraId="6055DD93"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if (p == FINGERPRINT_OK) {</w:t>
      </w:r>
    </w:p>
    <w:p w14:paraId="59223E3F"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Serial.println("Stored!");</w:t>
      </w:r>
    </w:p>
    <w:p w14:paraId="11BADBAB"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lcd.clear();</w:t>
      </w:r>
    </w:p>
    <w:p w14:paraId="4889EE5C"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lcd.print("Stored!");</w:t>
      </w:r>
    </w:p>
    <w:p w14:paraId="6E8A24F2"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delay(2000);</w:t>
      </w:r>
    </w:p>
    <w:p w14:paraId="44B85CD6"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 else if (p == FINGERPRINT_PACKETRECIEVEERR) {</w:t>
      </w:r>
    </w:p>
    <w:p w14:paraId="6FCE6092"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lastRenderedPageBreak/>
        <w:t xml:space="preserve">    Serial.println("Communication error");</w:t>
      </w:r>
    </w:p>
    <w:p w14:paraId="5B5BB148"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return p;</w:t>
      </w:r>
    </w:p>
    <w:p w14:paraId="67ACF4E4"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 else if (p == FINGERPRINT_BADLOCATION) {</w:t>
      </w:r>
    </w:p>
    <w:p w14:paraId="713BB195"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Serial.println("Could not store in that location");</w:t>
      </w:r>
    </w:p>
    <w:p w14:paraId="1A188A68"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return p;</w:t>
      </w:r>
    </w:p>
    <w:p w14:paraId="3A827333"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 else if (p == FINGERPRINT_FLASHERR) {</w:t>
      </w:r>
    </w:p>
    <w:p w14:paraId="398A46F1"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Serial.println("Error writing to flash");</w:t>
      </w:r>
    </w:p>
    <w:p w14:paraId="08D0561C"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return p;</w:t>
      </w:r>
    </w:p>
    <w:p w14:paraId="3B841962"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 else {</w:t>
      </w:r>
    </w:p>
    <w:p w14:paraId="55CE9AB1"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Serial.println("Unknown error");</w:t>
      </w:r>
    </w:p>
    <w:p w14:paraId="72116D30"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return p;</w:t>
      </w:r>
    </w:p>
    <w:p w14:paraId="2196B211"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w:t>
      </w:r>
    </w:p>
    <w:p w14:paraId="2D39F1BF"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w:t>
      </w:r>
    </w:p>
    <w:p w14:paraId="22FBEF60"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p>
    <w:p w14:paraId="361AF830"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int getFingerprintIDez()</w:t>
      </w:r>
    </w:p>
    <w:p w14:paraId="43B019C3"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w:t>
      </w:r>
    </w:p>
    <w:p w14:paraId="55D91CE3"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uint8_t p = finger.getImage();</w:t>
      </w:r>
    </w:p>
    <w:p w14:paraId="05362282"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if (p != FINGERPRINT_OK)</w:t>
      </w:r>
    </w:p>
    <w:p w14:paraId="08D69A3D"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return -1;</w:t>
      </w:r>
    </w:p>
    <w:p w14:paraId="2BE7D4CD"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p = finger.image2Tz();</w:t>
      </w:r>
    </w:p>
    <w:p w14:paraId="77DB909D"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if (p != FINGERPRINT_OK)</w:t>
      </w:r>
    </w:p>
    <w:p w14:paraId="3D47D690"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return -1;</w:t>
      </w:r>
    </w:p>
    <w:p w14:paraId="07FF3226"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p>
    <w:p w14:paraId="64339B7E"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p = finger.fingerFastSearch();</w:t>
      </w:r>
    </w:p>
    <w:p w14:paraId="2AE119C0"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if (p != FINGERPRINT_OK)</w:t>
      </w:r>
    </w:p>
    <w:p w14:paraId="18A5A096"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w:t>
      </w:r>
    </w:p>
    <w:p w14:paraId="250E590F"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lcd.clear();</w:t>
      </w:r>
    </w:p>
    <w:p w14:paraId="327B61A0"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lcd.print("Finger Not Found");</w:t>
      </w:r>
    </w:p>
    <w:p w14:paraId="425D1469"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lcd.setCursor(0, 1);</w:t>
      </w:r>
    </w:p>
    <w:p w14:paraId="07E4DF75"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lcd.print("Try Later");</w:t>
      </w:r>
    </w:p>
    <w:p w14:paraId="725D40C6"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delay(2000);</w:t>
      </w:r>
    </w:p>
    <w:p w14:paraId="7E8AF1C0"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return -1;</w:t>
      </w:r>
    </w:p>
    <w:p w14:paraId="33693C7A"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w:t>
      </w:r>
    </w:p>
    <w:p w14:paraId="6741D32F"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 found a match!</w:t>
      </w:r>
    </w:p>
    <w:p w14:paraId="634F9B1F"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Serial.print("Found ID #");</w:t>
      </w:r>
    </w:p>
    <w:p w14:paraId="7FFEE76C"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Serial.print(finger.fingerID);</w:t>
      </w:r>
    </w:p>
    <w:p w14:paraId="71012167"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return finger.fingerID;</w:t>
      </w:r>
    </w:p>
    <w:p w14:paraId="536B6055"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w:t>
      </w:r>
    </w:p>
    <w:p w14:paraId="595B76B7"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p>
    <w:p w14:paraId="24E64284"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uint8_t deleteFingerprint(uint8_t id)</w:t>
      </w:r>
    </w:p>
    <w:p w14:paraId="30929B58"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w:t>
      </w:r>
    </w:p>
    <w:p w14:paraId="035E4D33"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uint8_t p = -1;</w:t>
      </w:r>
    </w:p>
    <w:p w14:paraId="53C442EA"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lcd.clear();</w:t>
      </w:r>
    </w:p>
    <w:p w14:paraId="2B47FD5A"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lcd.print("Please wait");</w:t>
      </w:r>
    </w:p>
    <w:p w14:paraId="03CF2038"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p = finger.deleteModel(id);</w:t>
      </w:r>
    </w:p>
    <w:p w14:paraId="3C13B280"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p>
    <w:p w14:paraId="5AB3AE24"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if (p == FINGERPRINT_OK)</w:t>
      </w:r>
    </w:p>
    <w:p w14:paraId="3A2C8C85"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w:t>
      </w:r>
    </w:p>
    <w:p w14:paraId="5A17A44E"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Serial.println("Deleted!");</w:t>
      </w:r>
    </w:p>
    <w:p w14:paraId="580723F1"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lcd.clear();</w:t>
      </w:r>
    </w:p>
    <w:p w14:paraId="24FACC10"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lcd.print("Figer Deleted");</w:t>
      </w:r>
    </w:p>
    <w:p w14:paraId="447350C9"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lcd.setCursor(0, 1);</w:t>
      </w:r>
    </w:p>
    <w:p w14:paraId="16EF1A18"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lcd.print("Successfully");</w:t>
      </w:r>
    </w:p>
    <w:p w14:paraId="6DC8D3D9"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lastRenderedPageBreak/>
        <w:t xml:space="preserve">    delay(1000);</w:t>
      </w:r>
    </w:p>
    <w:p w14:paraId="4C741076"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w:t>
      </w:r>
    </w:p>
    <w:p w14:paraId="1BA8569C"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else</w:t>
      </w:r>
    </w:p>
    <w:p w14:paraId="240F6D0D"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w:t>
      </w:r>
    </w:p>
    <w:p w14:paraId="7ED73F0C"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Serial.print("Something Wrong");</w:t>
      </w:r>
    </w:p>
    <w:p w14:paraId="229A9976"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lcd.clear();</w:t>
      </w:r>
    </w:p>
    <w:p w14:paraId="1FFDFF23"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lcd.print("Something Wrong");</w:t>
      </w:r>
    </w:p>
    <w:p w14:paraId="6E31AF30"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lcd.setCursor(0, 1);</w:t>
      </w:r>
    </w:p>
    <w:p w14:paraId="031ABD9A"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lcd.print("Try Again Later");</w:t>
      </w:r>
    </w:p>
    <w:p w14:paraId="33E8657C"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delay(2000);</w:t>
      </w:r>
    </w:p>
    <w:p w14:paraId="758A03CA"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return p;</w:t>
      </w:r>
    </w:p>
    <w:p w14:paraId="4AC040A3" w14:textId="77777777" w:rsidR="00560C78" w:rsidRP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 xml:space="preserve">  }</w:t>
      </w:r>
    </w:p>
    <w:p w14:paraId="2FC98EE2" w14:textId="4C7C888D" w:rsidR="00560C78" w:rsidRDefault="00560C78" w:rsidP="00560C78">
      <w:pPr>
        <w:pStyle w:val="NormalWeb"/>
        <w:shd w:val="clear" w:color="auto" w:fill="FFFFFF"/>
        <w:spacing w:before="0" w:beforeAutospacing="0" w:after="0" w:afterAutospacing="0"/>
        <w:textAlignment w:val="baseline"/>
        <w:rPr>
          <w:rFonts w:ascii="Arial" w:hAnsi="Arial" w:cs="Arial"/>
          <w:color w:val="333333"/>
          <w:bdr w:val="none" w:sz="0" w:space="0" w:color="auto" w:frame="1"/>
        </w:rPr>
      </w:pPr>
      <w:r w:rsidRPr="00560C78">
        <w:rPr>
          <w:rFonts w:ascii="Arial" w:hAnsi="Arial" w:cs="Arial"/>
          <w:color w:val="333333"/>
          <w:bdr w:val="none" w:sz="0" w:space="0" w:color="auto" w:frame="1"/>
        </w:rPr>
        <w:t>}</w:t>
      </w:r>
    </w:p>
    <w:p w14:paraId="2D534047" w14:textId="6DD5BC6E" w:rsidR="00560C78" w:rsidRDefault="00560C78" w:rsidP="00560C78">
      <w:pPr>
        <w:pStyle w:val="NormalWeb"/>
        <w:shd w:val="clear" w:color="auto" w:fill="FFFFFF"/>
        <w:spacing w:before="0" w:beforeAutospacing="0"/>
        <w:textAlignment w:val="baseline"/>
        <w:rPr>
          <w:rFonts w:ascii="Arial" w:hAnsi="Arial" w:cs="Arial"/>
          <w:color w:val="333333"/>
          <w:bdr w:val="none" w:sz="0" w:space="0" w:color="auto" w:frame="1"/>
        </w:rPr>
      </w:pPr>
    </w:p>
    <w:p w14:paraId="3BAAC398" w14:textId="77777777" w:rsidR="00560C78" w:rsidRDefault="00560C78" w:rsidP="00560C78">
      <w:pPr>
        <w:pStyle w:val="NormalWeb"/>
        <w:shd w:val="clear" w:color="auto" w:fill="FFFFFF"/>
        <w:spacing w:before="0" w:beforeAutospacing="0"/>
        <w:textAlignment w:val="baseline"/>
        <w:rPr>
          <w:rFonts w:ascii="Arial" w:hAnsi="Arial" w:cs="Arial"/>
          <w:color w:val="333333"/>
          <w:bdr w:val="none" w:sz="0" w:space="0" w:color="auto" w:frame="1"/>
        </w:rPr>
      </w:pPr>
    </w:p>
    <w:tbl>
      <w:tblPr>
        <w:tblW w:w="0" w:type="dxa"/>
        <w:tblCellMar>
          <w:left w:w="0" w:type="dxa"/>
          <w:right w:w="0" w:type="dxa"/>
        </w:tblCellMar>
        <w:tblLook w:val="04A0" w:firstRow="1" w:lastRow="0" w:firstColumn="1" w:lastColumn="0" w:noHBand="0" w:noVBand="1"/>
      </w:tblPr>
      <w:tblGrid>
        <w:gridCol w:w="300"/>
        <w:gridCol w:w="9905"/>
      </w:tblGrid>
      <w:tr w:rsidR="00560C78" w14:paraId="0142E8D3" w14:textId="77777777" w:rsidTr="00560C78">
        <w:tc>
          <w:tcPr>
            <w:tcW w:w="0" w:type="auto"/>
            <w:tcBorders>
              <w:top w:val="nil"/>
              <w:left w:val="nil"/>
              <w:bottom w:val="nil"/>
              <w:right w:val="nil"/>
            </w:tcBorders>
            <w:shd w:val="clear" w:color="auto" w:fill="DFEFFF"/>
            <w:hideMark/>
          </w:tcPr>
          <w:p w14:paraId="45E091BB"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1</w:t>
            </w:r>
          </w:p>
          <w:p w14:paraId="53438BB9"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2</w:t>
            </w:r>
          </w:p>
          <w:p w14:paraId="61541B69"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3</w:t>
            </w:r>
          </w:p>
          <w:p w14:paraId="72AC77DD"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4</w:t>
            </w:r>
          </w:p>
          <w:p w14:paraId="5D7F48A1"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5</w:t>
            </w:r>
          </w:p>
          <w:p w14:paraId="77121F54"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6</w:t>
            </w:r>
          </w:p>
          <w:p w14:paraId="0D48C75D"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7</w:t>
            </w:r>
          </w:p>
          <w:p w14:paraId="3C14F95A"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8</w:t>
            </w:r>
          </w:p>
          <w:p w14:paraId="0BAEBEE0"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9</w:t>
            </w:r>
          </w:p>
          <w:p w14:paraId="49DD4E4C"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10</w:t>
            </w:r>
          </w:p>
          <w:p w14:paraId="4A1198EB"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11</w:t>
            </w:r>
          </w:p>
          <w:p w14:paraId="20244B03"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12</w:t>
            </w:r>
          </w:p>
          <w:p w14:paraId="2B5E6B30"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13</w:t>
            </w:r>
          </w:p>
          <w:p w14:paraId="6042D3A6"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14</w:t>
            </w:r>
          </w:p>
          <w:p w14:paraId="7EBE5E85"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15</w:t>
            </w:r>
          </w:p>
          <w:p w14:paraId="683CFEA3"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16</w:t>
            </w:r>
          </w:p>
          <w:p w14:paraId="0701A9D5"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17</w:t>
            </w:r>
          </w:p>
          <w:p w14:paraId="65DCF218"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18</w:t>
            </w:r>
          </w:p>
          <w:p w14:paraId="684078E1"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19</w:t>
            </w:r>
          </w:p>
          <w:p w14:paraId="0C6A3ABD"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20</w:t>
            </w:r>
          </w:p>
          <w:p w14:paraId="625C26D2"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21</w:t>
            </w:r>
          </w:p>
          <w:p w14:paraId="044A2F0B"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22</w:t>
            </w:r>
          </w:p>
          <w:p w14:paraId="2CFB69ED"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23</w:t>
            </w:r>
          </w:p>
          <w:p w14:paraId="441B7407"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24</w:t>
            </w:r>
          </w:p>
          <w:p w14:paraId="6C3EFC98"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25</w:t>
            </w:r>
          </w:p>
          <w:p w14:paraId="476D3B12"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26</w:t>
            </w:r>
          </w:p>
          <w:p w14:paraId="447FF216"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27</w:t>
            </w:r>
          </w:p>
          <w:p w14:paraId="7B7719F1"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28</w:t>
            </w:r>
          </w:p>
          <w:p w14:paraId="232B3E98"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29</w:t>
            </w:r>
          </w:p>
          <w:p w14:paraId="4D0D136D"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30</w:t>
            </w:r>
          </w:p>
          <w:p w14:paraId="09AF1E02"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31</w:t>
            </w:r>
          </w:p>
          <w:p w14:paraId="1E1EEB4D"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32</w:t>
            </w:r>
          </w:p>
          <w:p w14:paraId="2335A1C5"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33</w:t>
            </w:r>
          </w:p>
          <w:p w14:paraId="5B8BD044"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34</w:t>
            </w:r>
          </w:p>
          <w:p w14:paraId="1DC1A868"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35</w:t>
            </w:r>
          </w:p>
          <w:p w14:paraId="2966603F"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36</w:t>
            </w:r>
          </w:p>
          <w:p w14:paraId="578708C8"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37</w:t>
            </w:r>
          </w:p>
          <w:p w14:paraId="7268CDD3"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38</w:t>
            </w:r>
          </w:p>
          <w:p w14:paraId="39AD0A71"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39</w:t>
            </w:r>
          </w:p>
          <w:p w14:paraId="3E767561"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40</w:t>
            </w:r>
          </w:p>
          <w:p w14:paraId="6181EC65"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41</w:t>
            </w:r>
          </w:p>
          <w:p w14:paraId="5056B695"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42</w:t>
            </w:r>
          </w:p>
          <w:p w14:paraId="29A74E71"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43</w:t>
            </w:r>
          </w:p>
          <w:p w14:paraId="12791680"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44</w:t>
            </w:r>
          </w:p>
          <w:p w14:paraId="4A60F0FC"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45</w:t>
            </w:r>
          </w:p>
          <w:p w14:paraId="0409CE24"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lastRenderedPageBreak/>
              <w:t>46</w:t>
            </w:r>
          </w:p>
          <w:p w14:paraId="0735DF59"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47</w:t>
            </w:r>
          </w:p>
          <w:p w14:paraId="38C60983"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48</w:t>
            </w:r>
          </w:p>
          <w:p w14:paraId="2067B890"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49</w:t>
            </w:r>
          </w:p>
          <w:p w14:paraId="46203B36"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50</w:t>
            </w:r>
          </w:p>
          <w:p w14:paraId="5D8C6AB8"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51</w:t>
            </w:r>
          </w:p>
          <w:p w14:paraId="6EE70875"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52</w:t>
            </w:r>
          </w:p>
          <w:p w14:paraId="303C54C2"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53</w:t>
            </w:r>
          </w:p>
          <w:p w14:paraId="158C71D1"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54</w:t>
            </w:r>
          </w:p>
          <w:p w14:paraId="47F72283"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55</w:t>
            </w:r>
          </w:p>
          <w:p w14:paraId="6EF3CF48"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56</w:t>
            </w:r>
          </w:p>
          <w:p w14:paraId="1A63F93D"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57</w:t>
            </w:r>
          </w:p>
          <w:p w14:paraId="085D6B36"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58</w:t>
            </w:r>
          </w:p>
          <w:p w14:paraId="02E6A620"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59</w:t>
            </w:r>
          </w:p>
          <w:p w14:paraId="657FD33E"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60</w:t>
            </w:r>
          </w:p>
          <w:p w14:paraId="73D7E583"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61</w:t>
            </w:r>
          </w:p>
          <w:p w14:paraId="3C8CCA53"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62</w:t>
            </w:r>
          </w:p>
          <w:p w14:paraId="003AB630"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63</w:t>
            </w:r>
          </w:p>
          <w:p w14:paraId="676BEF5B"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64</w:t>
            </w:r>
          </w:p>
          <w:p w14:paraId="32CA5E70"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65</w:t>
            </w:r>
          </w:p>
          <w:p w14:paraId="1895B187"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66</w:t>
            </w:r>
          </w:p>
          <w:p w14:paraId="41C83C6B"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67</w:t>
            </w:r>
          </w:p>
          <w:p w14:paraId="39C2AD70"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68</w:t>
            </w:r>
          </w:p>
          <w:p w14:paraId="7C846FFC"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69</w:t>
            </w:r>
          </w:p>
          <w:p w14:paraId="7FC90FA1"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70</w:t>
            </w:r>
          </w:p>
          <w:p w14:paraId="5F6981B5"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71</w:t>
            </w:r>
          </w:p>
          <w:p w14:paraId="6DA1DE15"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72</w:t>
            </w:r>
          </w:p>
          <w:p w14:paraId="75D1C9F4"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73</w:t>
            </w:r>
          </w:p>
          <w:p w14:paraId="0C3D9F70"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74</w:t>
            </w:r>
          </w:p>
          <w:p w14:paraId="331A40AA"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75</w:t>
            </w:r>
          </w:p>
          <w:p w14:paraId="112F7D59"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76</w:t>
            </w:r>
          </w:p>
          <w:p w14:paraId="65E86CA9"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77</w:t>
            </w:r>
          </w:p>
          <w:p w14:paraId="209D8B7A"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78</w:t>
            </w:r>
          </w:p>
          <w:p w14:paraId="56FC995E"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79</w:t>
            </w:r>
          </w:p>
          <w:p w14:paraId="33948104"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80</w:t>
            </w:r>
          </w:p>
          <w:p w14:paraId="6326566F"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81</w:t>
            </w:r>
          </w:p>
          <w:p w14:paraId="50CED450"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82</w:t>
            </w:r>
          </w:p>
          <w:p w14:paraId="29B3E1CC"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83</w:t>
            </w:r>
          </w:p>
          <w:p w14:paraId="74EA15B0"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84</w:t>
            </w:r>
          </w:p>
          <w:p w14:paraId="534F052F"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85</w:t>
            </w:r>
          </w:p>
          <w:p w14:paraId="1986CCD8"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86</w:t>
            </w:r>
          </w:p>
          <w:p w14:paraId="636D3C1B"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87</w:t>
            </w:r>
          </w:p>
          <w:p w14:paraId="70A7B624"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88</w:t>
            </w:r>
          </w:p>
          <w:p w14:paraId="6D037737"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89</w:t>
            </w:r>
          </w:p>
          <w:p w14:paraId="390167CD"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90</w:t>
            </w:r>
          </w:p>
          <w:p w14:paraId="05F7EFD4"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91</w:t>
            </w:r>
          </w:p>
          <w:p w14:paraId="13B84F04"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92</w:t>
            </w:r>
          </w:p>
          <w:p w14:paraId="20BC0C5F"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93</w:t>
            </w:r>
          </w:p>
          <w:p w14:paraId="693349AA"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94</w:t>
            </w:r>
          </w:p>
          <w:p w14:paraId="6F9DDE97"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95</w:t>
            </w:r>
          </w:p>
          <w:p w14:paraId="16712CE9"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96</w:t>
            </w:r>
          </w:p>
          <w:p w14:paraId="0ED4A969"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97</w:t>
            </w:r>
          </w:p>
          <w:p w14:paraId="0F73CE8E"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98</w:t>
            </w:r>
          </w:p>
          <w:p w14:paraId="68C7D3E8"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99</w:t>
            </w:r>
          </w:p>
          <w:p w14:paraId="55195F92"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100</w:t>
            </w:r>
          </w:p>
          <w:p w14:paraId="49743A48"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101</w:t>
            </w:r>
          </w:p>
          <w:p w14:paraId="0AECB89F"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102</w:t>
            </w:r>
          </w:p>
          <w:p w14:paraId="367364C8"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103</w:t>
            </w:r>
          </w:p>
          <w:p w14:paraId="03EE2F44"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104</w:t>
            </w:r>
          </w:p>
          <w:p w14:paraId="6397F8AD"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105</w:t>
            </w:r>
          </w:p>
          <w:p w14:paraId="582BEECC"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106</w:t>
            </w:r>
          </w:p>
          <w:p w14:paraId="2874DBCE"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107</w:t>
            </w:r>
          </w:p>
          <w:p w14:paraId="2621438E"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108</w:t>
            </w:r>
          </w:p>
          <w:p w14:paraId="652970A1"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109</w:t>
            </w:r>
          </w:p>
          <w:p w14:paraId="01D2CCB9"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110</w:t>
            </w:r>
          </w:p>
          <w:p w14:paraId="0F048ED5"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111</w:t>
            </w:r>
          </w:p>
          <w:p w14:paraId="3CE828A5"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lastRenderedPageBreak/>
              <w:t>112</w:t>
            </w:r>
          </w:p>
          <w:p w14:paraId="316C1351"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113</w:t>
            </w:r>
          </w:p>
          <w:p w14:paraId="1A2DC7F2"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114</w:t>
            </w:r>
          </w:p>
          <w:p w14:paraId="695C4742"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115</w:t>
            </w:r>
          </w:p>
          <w:p w14:paraId="14269F99"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116</w:t>
            </w:r>
          </w:p>
          <w:p w14:paraId="28C56449"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117</w:t>
            </w:r>
          </w:p>
          <w:p w14:paraId="37A504BC"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118</w:t>
            </w:r>
          </w:p>
          <w:p w14:paraId="50B36D53"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119</w:t>
            </w:r>
          </w:p>
          <w:p w14:paraId="0E75D881"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120</w:t>
            </w:r>
          </w:p>
          <w:p w14:paraId="59FF8E0D"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121</w:t>
            </w:r>
          </w:p>
          <w:p w14:paraId="3BF9639C"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122</w:t>
            </w:r>
          </w:p>
          <w:p w14:paraId="696F3E2C"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123</w:t>
            </w:r>
          </w:p>
          <w:p w14:paraId="6BB10A67"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124</w:t>
            </w:r>
          </w:p>
          <w:p w14:paraId="01E90B41"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125</w:t>
            </w:r>
          </w:p>
          <w:p w14:paraId="64617D93"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126</w:t>
            </w:r>
          </w:p>
          <w:p w14:paraId="0B1B5CC1"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127</w:t>
            </w:r>
          </w:p>
          <w:p w14:paraId="33C21541"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128</w:t>
            </w:r>
          </w:p>
          <w:p w14:paraId="37B640D8"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129</w:t>
            </w:r>
          </w:p>
          <w:p w14:paraId="65E27D53"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130</w:t>
            </w:r>
          </w:p>
          <w:p w14:paraId="3CEED7B5"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131</w:t>
            </w:r>
          </w:p>
          <w:p w14:paraId="31D60C94"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132</w:t>
            </w:r>
          </w:p>
          <w:p w14:paraId="7BAD4ABA"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133</w:t>
            </w:r>
          </w:p>
          <w:p w14:paraId="4218ADEB"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134</w:t>
            </w:r>
          </w:p>
          <w:p w14:paraId="47D4DD06"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135</w:t>
            </w:r>
          </w:p>
          <w:p w14:paraId="4C30020D"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136</w:t>
            </w:r>
          </w:p>
          <w:p w14:paraId="68CB8283"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137</w:t>
            </w:r>
          </w:p>
          <w:p w14:paraId="625ADAF7"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138</w:t>
            </w:r>
          </w:p>
          <w:p w14:paraId="528F2DD7"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139</w:t>
            </w:r>
          </w:p>
          <w:p w14:paraId="59DE7176"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140</w:t>
            </w:r>
          </w:p>
          <w:p w14:paraId="45B3AC56"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141</w:t>
            </w:r>
          </w:p>
          <w:p w14:paraId="18E72B5F"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142</w:t>
            </w:r>
          </w:p>
          <w:p w14:paraId="7777A3F7"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143</w:t>
            </w:r>
          </w:p>
          <w:p w14:paraId="43DA2D5F"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144</w:t>
            </w:r>
          </w:p>
          <w:p w14:paraId="240B6C0E"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145</w:t>
            </w:r>
          </w:p>
          <w:p w14:paraId="653D270E"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146</w:t>
            </w:r>
          </w:p>
          <w:p w14:paraId="76103959"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147</w:t>
            </w:r>
          </w:p>
          <w:p w14:paraId="6774EF6F"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148</w:t>
            </w:r>
          </w:p>
          <w:p w14:paraId="0C1268F1"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149</w:t>
            </w:r>
          </w:p>
          <w:p w14:paraId="3950A371"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150</w:t>
            </w:r>
          </w:p>
          <w:p w14:paraId="659B013D"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151</w:t>
            </w:r>
          </w:p>
          <w:p w14:paraId="068B5D2D"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152</w:t>
            </w:r>
          </w:p>
          <w:p w14:paraId="2B823CEC"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153</w:t>
            </w:r>
          </w:p>
          <w:p w14:paraId="3E67FEB4"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154</w:t>
            </w:r>
          </w:p>
          <w:p w14:paraId="36A3187B"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155</w:t>
            </w:r>
          </w:p>
          <w:p w14:paraId="29EEFF66"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156</w:t>
            </w:r>
          </w:p>
          <w:p w14:paraId="50C8C84A"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157</w:t>
            </w:r>
          </w:p>
          <w:p w14:paraId="41B8AFBA"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158</w:t>
            </w:r>
          </w:p>
          <w:p w14:paraId="653A3B2D"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159</w:t>
            </w:r>
          </w:p>
          <w:p w14:paraId="05FD0791"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160</w:t>
            </w:r>
          </w:p>
          <w:p w14:paraId="5717ED76"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161</w:t>
            </w:r>
          </w:p>
          <w:p w14:paraId="4BFDB304"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162</w:t>
            </w:r>
          </w:p>
          <w:p w14:paraId="5EC9708D"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163</w:t>
            </w:r>
          </w:p>
          <w:p w14:paraId="70EFB1BA"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164</w:t>
            </w:r>
          </w:p>
          <w:p w14:paraId="36822AFA"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165</w:t>
            </w:r>
          </w:p>
          <w:p w14:paraId="3AB77CC8"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166</w:t>
            </w:r>
          </w:p>
          <w:p w14:paraId="2C3AD4D5"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167</w:t>
            </w:r>
          </w:p>
          <w:p w14:paraId="6803B07D"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168</w:t>
            </w:r>
          </w:p>
          <w:p w14:paraId="7096A5B1"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169</w:t>
            </w:r>
          </w:p>
          <w:p w14:paraId="5E5F61EC"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170</w:t>
            </w:r>
          </w:p>
          <w:p w14:paraId="0C3C86DC"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171</w:t>
            </w:r>
          </w:p>
          <w:p w14:paraId="090E5D86"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172</w:t>
            </w:r>
          </w:p>
          <w:p w14:paraId="0726889E"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173</w:t>
            </w:r>
          </w:p>
          <w:p w14:paraId="6C53CBF2"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174</w:t>
            </w:r>
          </w:p>
          <w:p w14:paraId="65C3E5BE"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175</w:t>
            </w:r>
          </w:p>
          <w:p w14:paraId="27519A58"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176</w:t>
            </w:r>
          </w:p>
          <w:p w14:paraId="009AE02A"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177</w:t>
            </w:r>
          </w:p>
          <w:p w14:paraId="50965597"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lastRenderedPageBreak/>
              <w:t>178</w:t>
            </w:r>
          </w:p>
          <w:p w14:paraId="325E73C0"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179</w:t>
            </w:r>
          </w:p>
          <w:p w14:paraId="6C8B4F49"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180</w:t>
            </w:r>
          </w:p>
          <w:p w14:paraId="376D88C0"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181</w:t>
            </w:r>
          </w:p>
          <w:p w14:paraId="0023F084"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182</w:t>
            </w:r>
          </w:p>
          <w:p w14:paraId="7DCEA55B"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183</w:t>
            </w:r>
          </w:p>
          <w:p w14:paraId="7BAA971B"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184</w:t>
            </w:r>
          </w:p>
          <w:p w14:paraId="5A73E98F"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185</w:t>
            </w:r>
          </w:p>
          <w:p w14:paraId="2BD3EB71"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186</w:t>
            </w:r>
          </w:p>
          <w:p w14:paraId="7BFC1561"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187</w:t>
            </w:r>
          </w:p>
          <w:p w14:paraId="10CD2772"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188</w:t>
            </w:r>
          </w:p>
          <w:p w14:paraId="296F07F9"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189</w:t>
            </w:r>
          </w:p>
          <w:p w14:paraId="2391A0D8"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190</w:t>
            </w:r>
          </w:p>
          <w:p w14:paraId="24D43997"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191</w:t>
            </w:r>
          </w:p>
          <w:p w14:paraId="7CB21564"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192</w:t>
            </w:r>
          </w:p>
          <w:p w14:paraId="56EB9EBA"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193</w:t>
            </w:r>
          </w:p>
          <w:p w14:paraId="28353A16"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194</w:t>
            </w:r>
          </w:p>
          <w:p w14:paraId="1D0222C7"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195</w:t>
            </w:r>
          </w:p>
          <w:p w14:paraId="75FCFC63"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196</w:t>
            </w:r>
          </w:p>
          <w:p w14:paraId="056B68D7"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197</w:t>
            </w:r>
          </w:p>
          <w:p w14:paraId="04A1B1C9"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198</w:t>
            </w:r>
          </w:p>
          <w:p w14:paraId="4A2E2FE7"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199</w:t>
            </w:r>
          </w:p>
          <w:p w14:paraId="68F0A07C"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200</w:t>
            </w:r>
          </w:p>
          <w:p w14:paraId="7249A0A4"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201</w:t>
            </w:r>
          </w:p>
          <w:p w14:paraId="0DA4AD7D"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202</w:t>
            </w:r>
          </w:p>
          <w:p w14:paraId="01A05C45"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203</w:t>
            </w:r>
          </w:p>
          <w:p w14:paraId="00007DF7"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204</w:t>
            </w:r>
          </w:p>
          <w:p w14:paraId="2DED175E"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205</w:t>
            </w:r>
          </w:p>
          <w:p w14:paraId="7BA63DAF"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206</w:t>
            </w:r>
          </w:p>
          <w:p w14:paraId="33994FD2"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207</w:t>
            </w:r>
          </w:p>
          <w:p w14:paraId="1B97FED6"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208</w:t>
            </w:r>
          </w:p>
          <w:p w14:paraId="31181F86"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209</w:t>
            </w:r>
          </w:p>
          <w:p w14:paraId="057E31F9"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210</w:t>
            </w:r>
          </w:p>
          <w:p w14:paraId="554FCC36"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211</w:t>
            </w:r>
          </w:p>
          <w:p w14:paraId="715A1AA4"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212</w:t>
            </w:r>
          </w:p>
          <w:p w14:paraId="28BCFC6B"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213</w:t>
            </w:r>
          </w:p>
          <w:p w14:paraId="752C4BA4"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214</w:t>
            </w:r>
          </w:p>
          <w:p w14:paraId="3F5ECA50"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215</w:t>
            </w:r>
          </w:p>
          <w:p w14:paraId="32844318"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216</w:t>
            </w:r>
          </w:p>
          <w:p w14:paraId="170EB601"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217</w:t>
            </w:r>
          </w:p>
          <w:p w14:paraId="2A690660"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218</w:t>
            </w:r>
          </w:p>
          <w:p w14:paraId="1A266BB1"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219</w:t>
            </w:r>
          </w:p>
          <w:p w14:paraId="4EFE1E78"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220</w:t>
            </w:r>
          </w:p>
          <w:p w14:paraId="05E3D224"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221</w:t>
            </w:r>
          </w:p>
          <w:p w14:paraId="10015BD0"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222</w:t>
            </w:r>
          </w:p>
          <w:p w14:paraId="1F2BFEE6"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223</w:t>
            </w:r>
          </w:p>
          <w:p w14:paraId="75DE8A34"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224</w:t>
            </w:r>
          </w:p>
          <w:p w14:paraId="7568E61F"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225</w:t>
            </w:r>
          </w:p>
          <w:p w14:paraId="54512F91"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226</w:t>
            </w:r>
          </w:p>
          <w:p w14:paraId="499AB4B4"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227</w:t>
            </w:r>
          </w:p>
          <w:p w14:paraId="4F132DDD"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228</w:t>
            </w:r>
          </w:p>
          <w:p w14:paraId="2DD35446"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229</w:t>
            </w:r>
          </w:p>
          <w:p w14:paraId="1F54C4DE"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230</w:t>
            </w:r>
          </w:p>
          <w:p w14:paraId="12113E69"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231</w:t>
            </w:r>
          </w:p>
          <w:p w14:paraId="3A93F9BE"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232</w:t>
            </w:r>
          </w:p>
          <w:p w14:paraId="59E0BF52"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233</w:t>
            </w:r>
          </w:p>
          <w:p w14:paraId="1E1889B4"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234</w:t>
            </w:r>
          </w:p>
          <w:p w14:paraId="2E677ADC"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235</w:t>
            </w:r>
          </w:p>
          <w:p w14:paraId="52E113CD"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236</w:t>
            </w:r>
          </w:p>
          <w:p w14:paraId="1FC17D0F"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237</w:t>
            </w:r>
          </w:p>
          <w:p w14:paraId="5CE77D44"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238</w:t>
            </w:r>
          </w:p>
          <w:p w14:paraId="37BD8B38"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239</w:t>
            </w:r>
          </w:p>
          <w:p w14:paraId="7D92C44C"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240</w:t>
            </w:r>
          </w:p>
          <w:p w14:paraId="02819977"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241</w:t>
            </w:r>
          </w:p>
          <w:p w14:paraId="40E91577"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242</w:t>
            </w:r>
          </w:p>
          <w:p w14:paraId="48E948A7"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243</w:t>
            </w:r>
          </w:p>
          <w:p w14:paraId="38951805"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lastRenderedPageBreak/>
              <w:t>244</w:t>
            </w:r>
          </w:p>
          <w:p w14:paraId="4AC73A21"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245</w:t>
            </w:r>
          </w:p>
          <w:p w14:paraId="580DD44F"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246</w:t>
            </w:r>
          </w:p>
          <w:p w14:paraId="2596D01D"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247</w:t>
            </w:r>
          </w:p>
          <w:p w14:paraId="25BAB437"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248</w:t>
            </w:r>
          </w:p>
          <w:p w14:paraId="06A066FE"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249</w:t>
            </w:r>
          </w:p>
          <w:p w14:paraId="529BDCEA"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250</w:t>
            </w:r>
          </w:p>
          <w:p w14:paraId="4076D127"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251</w:t>
            </w:r>
          </w:p>
          <w:p w14:paraId="29429E56"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252</w:t>
            </w:r>
          </w:p>
          <w:p w14:paraId="7BC1028F"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253</w:t>
            </w:r>
          </w:p>
          <w:p w14:paraId="368C266E"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254</w:t>
            </w:r>
          </w:p>
          <w:p w14:paraId="39AB14D1"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255</w:t>
            </w:r>
          </w:p>
          <w:p w14:paraId="734A5B02"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256</w:t>
            </w:r>
          </w:p>
          <w:p w14:paraId="069247B4"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257</w:t>
            </w:r>
          </w:p>
          <w:p w14:paraId="34D56E20"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258</w:t>
            </w:r>
          </w:p>
          <w:p w14:paraId="7AEEA221"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259</w:t>
            </w:r>
          </w:p>
          <w:p w14:paraId="2FCECA65"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260</w:t>
            </w:r>
          </w:p>
          <w:p w14:paraId="2B3748A7"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261</w:t>
            </w:r>
          </w:p>
          <w:p w14:paraId="02EAFED8"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262</w:t>
            </w:r>
          </w:p>
          <w:p w14:paraId="0C3F6596"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263</w:t>
            </w:r>
          </w:p>
          <w:p w14:paraId="7728D90C"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264</w:t>
            </w:r>
          </w:p>
          <w:p w14:paraId="751BA2F9"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265</w:t>
            </w:r>
          </w:p>
          <w:p w14:paraId="404824AA"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266</w:t>
            </w:r>
          </w:p>
          <w:p w14:paraId="2AB3717D"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267</w:t>
            </w:r>
          </w:p>
          <w:p w14:paraId="4115992F"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268</w:t>
            </w:r>
          </w:p>
          <w:p w14:paraId="74A27291"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269</w:t>
            </w:r>
          </w:p>
          <w:p w14:paraId="1712245B"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270</w:t>
            </w:r>
          </w:p>
          <w:p w14:paraId="2E097E51"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271</w:t>
            </w:r>
          </w:p>
          <w:p w14:paraId="3D3FB94D"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272</w:t>
            </w:r>
          </w:p>
          <w:p w14:paraId="50B48A93"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273</w:t>
            </w:r>
          </w:p>
          <w:p w14:paraId="39350DCF"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274</w:t>
            </w:r>
          </w:p>
          <w:p w14:paraId="435F80F6"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275</w:t>
            </w:r>
          </w:p>
          <w:p w14:paraId="41E33123"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276</w:t>
            </w:r>
          </w:p>
          <w:p w14:paraId="43E0E867"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277</w:t>
            </w:r>
          </w:p>
          <w:p w14:paraId="26408558"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278</w:t>
            </w:r>
          </w:p>
          <w:p w14:paraId="14485737"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279</w:t>
            </w:r>
          </w:p>
          <w:p w14:paraId="36468F14"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280</w:t>
            </w:r>
          </w:p>
          <w:p w14:paraId="4BEBD1A6"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281</w:t>
            </w:r>
          </w:p>
          <w:p w14:paraId="30D6AFE9"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282</w:t>
            </w:r>
          </w:p>
          <w:p w14:paraId="372758FC"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283</w:t>
            </w:r>
          </w:p>
          <w:p w14:paraId="7B8D7F21"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284</w:t>
            </w:r>
          </w:p>
          <w:p w14:paraId="7E530F0B"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285</w:t>
            </w:r>
          </w:p>
          <w:p w14:paraId="53751527"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286</w:t>
            </w:r>
          </w:p>
          <w:p w14:paraId="4DB95242"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287</w:t>
            </w:r>
          </w:p>
          <w:p w14:paraId="599586B1"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288</w:t>
            </w:r>
          </w:p>
          <w:p w14:paraId="585D1089"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289</w:t>
            </w:r>
          </w:p>
          <w:p w14:paraId="0550489E"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290</w:t>
            </w:r>
          </w:p>
          <w:p w14:paraId="73FE77A3"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291</w:t>
            </w:r>
          </w:p>
          <w:p w14:paraId="0440A8CC"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292</w:t>
            </w:r>
          </w:p>
          <w:p w14:paraId="3F9841E6"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293</w:t>
            </w:r>
          </w:p>
          <w:p w14:paraId="4F24D957"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294</w:t>
            </w:r>
          </w:p>
          <w:p w14:paraId="53B2AEB4"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295</w:t>
            </w:r>
          </w:p>
          <w:p w14:paraId="08E50FE7"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296</w:t>
            </w:r>
          </w:p>
          <w:p w14:paraId="569FC298"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297</w:t>
            </w:r>
          </w:p>
          <w:p w14:paraId="49F92B77"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298</w:t>
            </w:r>
          </w:p>
          <w:p w14:paraId="770563CC"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299</w:t>
            </w:r>
          </w:p>
          <w:p w14:paraId="24D274B5"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300</w:t>
            </w:r>
          </w:p>
          <w:p w14:paraId="38D4174D"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301</w:t>
            </w:r>
          </w:p>
          <w:p w14:paraId="3B8EACC1"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302</w:t>
            </w:r>
          </w:p>
          <w:p w14:paraId="6B864266"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303</w:t>
            </w:r>
          </w:p>
          <w:p w14:paraId="18AE3E8A"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304</w:t>
            </w:r>
          </w:p>
          <w:p w14:paraId="6FA1F4CB"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305</w:t>
            </w:r>
          </w:p>
          <w:p w14:paraId="33390695"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306</w:t>
            </w:r>
          </w:p>
          <w:p w14:paraId="2DBE5F44"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307</w:t>
            </w:r>
          </w:p>
          <w:p w14:paraId="7B598512"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308</w:t>
            </w:r>
          </w:p>
          <w:p w14:paraId="34530DC8"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309</w:t>
            </w:r>
          </w:p>
          <w:p w14:paraId="71449070"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lastRenderedPageBreak/>
              <w:t>310</w:t>
            </w:r>
          </w:p>
          <w:p w14:paraId="6E661045"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311</w:t>
            </w:r>
          </w:p>
          <w:p w14:paraId="5C8B235F"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312</w:t>
            </w:r>
          </w:p>
          <w:p w14:paraId="60D8DA89"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313</w:t>
            </w:r>
          </w:p>
          <w:p w14:paraId="7A44B09A"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314</w:t>
            </w:r>
          </w:p>
          <w:p w14:paraId="3838074C"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315</w:t>
            </w:r>
          </w:p>
          <w:p w14:paraId="587CB21E"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316</w:t>
            </w:r>
          </w:p>
          <w:p w14:paraId="42CA1BFD"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317</w:t>
            </w:r>
          </w:p>
          <w:p w14:paraId="5EA092BF"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318</w:t>
            </w:r>
          </w:p>
          <w:p w14:paraId="512AA16C"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319</w:t>
            </w:r>
          </w:p>
          <w:p w14:paraId="6B7F859F"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320</w:t>
            </w:r>
          </w:p>
          <w:p w14:paraId="1636195A"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321</w:t>
            </w:r>
          </w:p>
          <w:p w14:paraId="34775D73"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322</w:t>
            </w:r>
          </w:p>
          <w:p w14:paraId="6248D0C1"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323</w:t>
            </w:r>
          </w:p>
          <w:p w14:paraId="1E7D5CFF"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324</w:t>
            </w:r>
          </w:p>
          <w:p w14:paraId="4A657728"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325</w:t>
            </w:r>
          </w:p>
          <w:p w14:paraId="31990F2D"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326</w:t>
            </w:r>
          </w:p>
          <w:p w14:paraId="57E7FC6D"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327</w:t>
            </w:r>
          </w:p>
          <w:p w14:paraId="79CBBB95"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328</w:t>
            </w:r>
          </w:p>
          <w:p w14:paraId="17E8491A"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329</w:t>
            </w:r>
          </w:p>
          <w:p w14:paraId="45493B98"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330</w:t>
            </w:r>
          </w:p>
          <w:p w14:paraId="25800532"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331</w:t>
            </w:r>
          </w:p>
          <w:p w14:paraId="3B5413E0"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332</w:t>
            </w:r>
          </w:p>
          <w:p w14:paraId="238B4182"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333</w:t>
            </w:r>
          </w:p>
          <w:p w14:paraId="305CD67E"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334</w:t>
            </w:r>
          </w:p>
          <w:p w14:paraId="749D7770"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335</w:t>
            </w:r>
          </w:p>
          <w:p w14:paraId="57FBF175"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336</w:t>
            </w:r>
          </w:p>
          <w:p w14:paraId="776AF363"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337</w:t>
            </w:r>
          </w:p>
          <w:p w14:paraId="5D080DA8"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338</w:t>
            </w:r>
          </w:p>
          <w:p w14:paraId="1900C711"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339</w:t>
            </w:r>
          </w:p>
          <w:p w14:paraId="4DE19345"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340</w:t>
            </w:r>
          </w:p>
          <w:p w14:paraId="61DB8B77"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341</w:t>
            </w:r>
          </w:p>
          <w:p w14:paraId="3E82466C"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342</w:t>
            </w:r>
          </w:p>
          <w:p w14:paraId="26D4702F"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343</w:t>
            </w:r>
          </w:p>
          <w:p w14:paraId="3EE07179"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344</w:t>
            </w:r>
          </w:p>
          <w:p w14:paraId="436E03DA"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345</w:t>
            </w:r>
          </w:p>
          <w:p w14:paraId="6E969450"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346</w:t>
            </w:r>
          </w:p>
          <w:p w14:paraId="21C4C444"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347</w:t>
            </w:r>
          </w:p>
          <w:p w14:paraId="14AA1A48"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348</w:t>
            </w:r>
          </w:p>
          <w:p w14:paraId="5CBEEAC3"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349</w:t>
            </w:r>
          </w:p>
          <w:p w14:paraId="234113EF"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350</w:t>
            </w:r>
          </w:p>
          <w:p w14:paraId="12A66A2E"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351</w:t>
            </w:r>
          </w:p>
          <w:p w14:paraId="15441C96"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352</w:t>
            </w:r>
          </w:p>
          <w:p w14:paraId="710970F8"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353</w:t>
            </w:r>
          </w:p>
          <w:p w14:paraId="123FC911"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354</w:t>
            </w:r>
          </w:p>
          <w:p w14:paraId="3411451A"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355</w:t>
            </w:r>
          </w:p>
          <w:p w14:paraId="1594CB91"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356</w:t>
            </w:r>
          </w:p>
          <w:p w14:paraId="08523A58"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357</w:t>
            </w:r>
          </w:p>
          <w:p w14:paraId="5594EC14"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358</w:t>
            </w:r>
          </w:p>
          <w:p w14:paraId="4D319840"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359</w:t>
            </w:r>
          </w:p>
          <w:p w14:paraId="02AAB90E"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360</w:t>
            </w:r>
          </w:p>
          <w:p w14:paraId="6A89ED7B"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361</w:t>
            </w:r>
          </w:p>
          <w:p w14:paraId="486865A5"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362</w:t>
            </w:r>
          </w:p>
          <w:p w14:paraId="6810533D"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363</w:t>
            </w:r>
          </w:p>
          <w:p w14:paraId="5556455E"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364</w:t>
            </w:r>
          </w:p>
          <w:p w14:paraId="69B00ACD"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365</w:t>
            </w:r>
          </w:p>
          <w:p w14:paraId="219B4AA4"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366</w:t>
            </w:r>
          </w:p>
          <w:p w14:paraId="5D8B4C32"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367</w:t>
            </w:r>
          </w:p>
          <w:p w14:paraId="43F6F31B"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368</w:t>
            </w:r>
          </w:p>
          <w:p w14:paraId="73D91D96"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369</w:t>
            </w:r>
          </w:p>
          <w:p w14:paraId="6B50E7F8"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370</w:t>
            </w:r>
          </w:p>
          <w:p w14:paraId="19E00544"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371</w:t>
            </w:r>
          </w:p>
          <w:p w14:paraId="4236B208"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372</w:t>
            </w:r>
          </w:p>
          <w:p w14:paraId="4758BCD0"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373</w:t>
            </w:r>
          </w:p>
          <w:p w14:paraId="32506496"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374</w:t>
            </w:r>
          </w:p>
          <w:p w14:paraId="512F8CFB"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375</w:t>
            </w:r>
          </w:p>
          <w:p w14:paraId="284065C2"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lastRenderedPageBreak/>
              <w:t>376</w:t>
            </w:r>
          </w:p>
          <w:p w14:paraId="498C7E85"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377</w:t>
            </w:r>
          </w:p>
          <w:p w14:paraId="2DDE9341"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378</w:t>
            </w:r>
          </w:p>
          <w:p w14:paraId="4EC3DD69"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379</w:t>
            </w:r>
          </w:p>
          <w:p w14:paraId="4B11D2D8"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380</w:t>
            </w:r>
          </w:p>
          <w:p w14:paraId="05D2902C"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381</w:t>
            </w:r>
          </w:p>
          <w:p w14:paraId="79F1AA71"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382</w:t>
            </w:r>
          </w:p>
          <w:p w14:paraId="4724B5AC"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383</w:t>
            </w:r>
          </w:p>
          <w:p w14:paraId="665A74CE"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384</w:t>
            </w:r>
          </w:p>
          <w:p w14:paraId="373FDD33"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385</w:t>
            </w:r>
          </w:p>
          <w:p w14:paraId="2815C99E"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386</w:t>
            </w:r>
          </w:p>
          <w:p w14:paraId="66E46EF0"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387</w:t>
            </w:r>
          </w:p>
          <w:p w14:paraId="6480E466"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388</w:t>
            </w:r>
          </w:p>
          <w:p w14:paraId="3FC6F685"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389</w:t>
            </w:r>
          </w:p>
          <w:p w14:paraId="4EEC2182"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390</w:t>
            </w:r>
          </w:p>
          <w:p w14:paraId="53CE6638"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391</w:t>
            </w:r>
          </w:p>
          <w:p w14:paraId="3034650F"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392</w:t>
            </w:r>
          </w:p>
          <w:p w14:paraId="6515CDCF"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393</w:t>
            </w:r>
          </w:p>
          <w:p w14:paraId="1085647B"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394</w:t>
            </w:r>
          </w:p>
          <w:p w14:paraId="686C73D6"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395</w:t>
            </w:r>
          </w:p>
          <w:p w14:paraId="23A4B894"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396</w:t>
            </w:r>
          </w:p>
          <w:p w14:paraId="0149C575"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397</w:t>
            </w:r>
          </w:p>
          <w:p w14:paraId="0628DC1E"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398</w:t>
            </w:r>
          </w:p>
          <w:p w14:paraId="689130BB"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399</w:t>
            </w:r>
          </w:p>
          <w:p w14:paraId="2507665C"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400</w:t>
            </w:r>
          </w:p>
          <w:p w14:paraId="27EEABA5"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401</w:t>
            </w:r>
          </w:p>
          <w:p w14:paraId="0A3B92B7"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402</w:t>
            </w:r>
          </w:p>
          <w:p w14:paraId="2A782BAE"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403</w:t>
            </w:r>
          </w:p>
          <w:p w14:paraId="5F308AB3"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404</w:t>
            </w:r>
          </w:p>
          <w:p w14:paraId="6445E2B8"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405</w:t>
            </w:r>
          </w:p>
          <w:p w14:paraId="6817AA0C"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406</w:t>
            </w:r>
          </w:p>
          <w:p w14:paraId="6EE37C34"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407</w:t>
            </w:r>
          </w:p>
          <w:p w14:paraId="2820BBAC"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408</w:t>
            </w:r>
          </w:p>
          <w:p w14:paraId="0ACC74CD"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409</w:t>
            </w:r>
          </w:p>
          <w:p w14:paraId="60A9A29B"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410</w:t>
            </w:r>
          </w:p>
          <w:p w14:paraId="66CFEEBF"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411</w:t>
            </w:r>
          </w:p>
          <w:p w14:paraId="5206F871"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412</w:t>
            </w:r>
          </w:p>
          <w:p w14:paraId="7075E5D5"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413</w:t>
            </w:r>
          </w:p>
          <w:p w14:paraId="75FF13F6"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414</w:t>
            </w:r>
          </w:p>
          <w:p w14:paraId="55ADC0AC"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415</w:t>
            </w:r>
          </w:p>
          <w:p w14:paraId="05C56D84"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416</w:t>
            </w:r>
          </w:p>
          <w:p w14:paraId="02070B11"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417</w:t>
            </w:r>
          </w:p>
          <w:p w14:paraId="634041CC"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418</w:t>
            </w:r>
          </w:p>
          <w:p w14:paraId="332918E9"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419</w:t>
            </w:r>
          </w:p>
          <w:p w14:paraId="4AAD7F68"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420</w:t>
            </w:r>
          </w:p>
          <w:p w14:paraId="7CFD8DAC"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421</w:t>
            </w:r>
          </w:p>
          <w:p w14:paraId="2630F7F9"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422</w:t>
            </w:r>
          </w:p>
          <w:p w14:paraId="3FA5C1EE"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423</w:t>
            </w:r>
          </w:p>
          <w:p w14:paraId="550DA352"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424</w:t>
            </w:r>
          </w:p>
          <w:p w14:paraId="073F7528"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425</w:t>
            </w:r>
          </w:p>
          <w:p w14:paraId="287E3661"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426</w:t>
            </w:r>
          </w:p>
          <w:p w14:paraId="0CF8FF95"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427</w:t>
            </w:r>
          </w:p>
          <w:p w14:paraId="4771B086"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428</w:t>
            </w:r>
          </w:p>
          <w:p w14:paraId="6F8DE3C3"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429</w:t>
            </w:r>
          </w:p>
          <w:p w14:paraId="31679CF0"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430</w:t>
            </w:r>
          </w:p>
          <w:p w14:paraId="6EFC68A5"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431</w:t>
            </w:r>
          </w:p>
          <w:p w14:paraId="64476A64"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432</w:t>
            </w:r>
          </w:p>
          <w:p w14:paraId="22C96043" w14:textId="77777777" w:rsidR="00560C78" w:rsidRDefault="00560C78">
            <w:pPr>
              <w:spacing w:line="225" w:lineRule="atLeast"/>
              <w:jc w:val="center"/>
              <w:textAlignment w:val="baseline"/>
              <w:rPr>
                <w:rFonts w:ascii="inherit" w:hAnsi="inherit" w:cs="Courier New"/>
                <w:color w:val="5499DE"/>
                <w:sz w:val="18"/>
                <w:szCs w:val="18"/>
              </w:rPr>
            </w:pPr>
            <w:r>
              <w:rPr>
                <w:rFonts w:ascii="inherit" w:hAnsi="inherit" w:cs="Courier New"/>
                <w:color w:val="5499DE"/>
                <w:sz w:val="18"/>
                <w:szCs w:val="18"/>
              </w:rPr>
              <w:t>433</w:t>
            </w:r>
          </w:p>
          <w:p w14:paraId="227EAD54" w14:textId="77777777" w:rsidR="00560C78" w:rsidRDefault="00560C78">
            <w:pPr>
              <w:shd w:val="clear" w:color="auto" w:fill="C8E1FA"/>
              <w:spacing w:line="225" w:lineRule="atLeast"/>
              <w:jc w:val="center"/>
              <w:textAlignment w:val="baseline"/>
              <w:rPr>
                <w:rFonts w:ascii="inherit" w:hAnsi="inherit" w:cs="Courier New"/>
                <w:color w:val="317CC5"/>
                <w:sz w:val="18"/>
                <w:szCs w:val="18"/>
              </w:rPr>
            </w:pPr>
            <w:r>
              <w:rPr>
                <w:rFonts w:ascii="inherit" w:hAnsi="inherit" w:cs="Courier New"/>
                <w:color w:val="317CC5"/>
                <w:sz w:val="18"/>
                <w:szCs w:val="18"/>
              </w:rPr>
              <w:t>434</w:t>
            </w:r>
          </w:p>
        </w:tc>
        <w:tc>
          <w:tcPr>
            <w:tcW w:w="10386" w:type="dxa"/>
            <w:tcBorders>
              <w:top w:val="nil"/>
              <w:left w:val="nil"/>
              <w:bottom w:val="nil"/>
              <w:right w:val="nil"/>
            </w:tcBorders>
            <w:hideMark/>
          </w:tcPr>
          <w:p w14:paraId="70CC31D3" w14:textId="77777777" w:rsidR="00560C78" w:rsidRDefault="00560C78">
            <w:pPr>
              <w:spacing w:line="225" w:lineRule="atLeast"/>
              <w:textAlignment w:val="baseline"/>
              <w:rPr>
                <w:rFonts w:ascii="inherit" w:hAnsi="inherit" w:cs="Courier New"/>
                <w:color w:val="000000"/>
                <w:sz w:val="18"/>
                <w:szCs w:val="18"/>
              </w:rPr>
            </w:pPr>
            <w:r>
              <w:rPr>
                <w:rStyle w:val="crayon-p"/>
                <w:rFonts w:ascii="inherit" w:hAnsi="inherit" w:cs="Courier New"/>
                <w:color w:val="B85C00"/>
                <w:sz w:val="18"/>
                <w:szCs w:val="18"/>
                <w:bdr w:val="none" w:sz="0" w:space="0" w:color="auto" w:frame="1"/>
              </w:rPr>
              <w:lastRenderedPageBreak/>
              <w:t>#include &lt;Adafruit_Fingerprint.h&gt;</w:t>
            </w:r>
          </w:p>
          <w:p w14:paraId="64A06256"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p"/>
                <w:rFonts w:ascii="inherit" w:hAnsi="inherit" w:cs="Courier New"/>
                <w:color w:val="B85C00"/>
                <w:sz w:val="18"/>
                <w:szCs w:val="18"/>
                <w:bdr w:val="none" w:sz="0" w:space="0" w:color="auto" w:frame="1"/>
              </w:rPr>
              <w:t>#include &lt;SoftwareSerial.h&gt;</w:t>
            </w:r>
          </w:p>
          <w:p w14:paraId="77E972A7" w14:textId="77777777" w:rsidR="00560C78" w:rsidRDefault="00560C78">
            <w:pPr>
              <w:spacing w:line="225" w:lineRule="atLeast"/>
              <w:textAlignment w:val="baseline"/>
              <w:rPr>
                <w:rFonts w:ascii="inherit" w:hAnsi="inherit" w:cs="Courier New"/>
                <w:color w:val="000000"/>
                <w:sz w:val="18"/>
                <w:szCs w:val="18"/>
              </w:rPr>
            </w:pPr>
            <w:r>
              <w:rPr>
                <w:rStyle w:val="crayon-p"/>
                <w:rFonts w:ascii="inherit" w:hAnsi="inherit" w:cs="Courier New"/>
                <w:color w:val="B85C00"/>
                <w:sz w:val="18"/>
                <w:szCs w:val="18"/>
                <w:bdr w:val="none" w:sz="0" w:space="0" w:color="auto" w:frame="1"/>
              </w:rPr>
              <w:t>#include &lt;LiquidCrystal_I2C.h&gt;</w:t>
            </w:r>
          </w:p>
          <w:p w14:paraId="51E062B5"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Fonts w:ascii="inherit" w:hAnsi="inherit" w:cs="Courier New"/>
                <w:color w:val="000000"/>
                <w:sz w:val="18"/>
                <w:szCs w:val="18"/>
              </w:rPr>
              <w:t> </w:t>
            </w:r>
          </w:p>
          <w:p w14:paraId="2837A547" w14:textId="77777777" w:rsidR="00560C78" w:rsidRDefault="00560C78">
            <w:pPr>
              <w:spacing w:line="225" w:lineRule="atLeast"/>
              <w:textAlignment w:val="baseline"/>
              <w:rPr>
                <w:rFonts w:ascii="inherit" w:hAnsi="inherit" w:cs="Courier New"/>
                <w:color w:val="000000"/>
                <w:sz w:val="18"/>
                <w:szCs w:val="18"/>
              </w:rPr>
            </w:pPr>
            <w:r>
              <w:rPr>
                <w:rStyle w:val="crayon-e"/>
                <w:rFonts w:ascii="inherit" w:hAnsi="inherit" w:cs="Courier New"/>
                <w:color w:val="004ED0"/>
                <w:sz w:val="18"/>
                <w:szCs w:val="18"/>
                <w:bdr w:val="none" w:sz="0" w:space="0" w:color="auto" w:frame="1"/>
              </w:rPr>
              <w:t>LiquidCrystal_I2C lcd</w:t>
            </w:r>
            <w:r>
              <w:rPr>
                <w:rStyle w:val="crayon-sy"/>
                <w:rFonts w:ascii="inherit" w:hAnsi="inherit" w:cs="Courier New"/>
                <w:color w:val="333333"/>
                <w:sz w:val="18"/>
                <w:szCs w:val="18"/>
                <w:bdr w:val="none" w:sz="0" w:space="0" w:color="auto" w:frame="1"/>
              </w:rPr>
              <w:t>(</w:t>
            </w:r>
            <w:r>
              <w:rPr>
                <w:rStyle w:val="crayon-cn"/>
                <w:rFonts w:ascii="inherit" w:hAnsi="inherit" w:cs="Courier New"/>
                <w:color w:val="CE0000"/>
                <w:sz w:val="18"/>
                <w:szCs w:val="18"/>
                <w:bdr w:val="none" w:sz="0" w:space="0" w:color="auto" w:frame="1"/>
              </w:rPr>
              <w:t>0x27</w:t>
            </w:r>
            <w:r>
              <w:rPr>
                <w:rStyle w:val="crayon-sy"/>
                <w:rFonts w:ascii="inherit" w:hAnsi="inherit" w:cs="Courier New"/>
                <w:color w:val="333333"/>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cn"/>
                <w:rFonts w:ascii="inherit" w:hAnsi="inherit" w:cs="Courier New"/>
                <w:color w:val="CE0000"/>
                <w:sz w:val="18"/>
                <w:szCs w:val="18"/>
                <w:bdr w:val="none" w:sz="0" w:space="0" w:color="auto" w:frame="1"/>
              </w:rPr>
              <w:t>16</w:t>
            </w:r>
            <w:r>
              <w:rPr>
                <w:rStyle w:val="crayon-sy"/>
                <w:rFonts w:ascii="inherit" w:hAnsi="inherit" w:cs="Courier New"/>
                <w:color w:val="333333"/>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cn"/>
                <w:rFonts w:ascii="inherit" w:hAnsi="inherit" w:cs="Courier New"/>
                <w:color w:val="CE0000"/>
                <w:sz w:val="18"/>
                <w:szCs w:val="18"/>
                <w:bdr w:val="none" w:sz="0" w:space="0" w:color="auto" w:frame="1"/>
              </w:rPr>
              <w:t>2</w:t>
            </w:r>
            <w:r>
              <w:rPr>
                <w:rStyle w:val="crayon-sy"/>
                <w:rFonts w:ascii="inherit" w:hAnsi="inherit" w:cs="Courier New"/>
                <w:color w:val="333333"/>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c"/>
                <w:rFonts w:ascii="inherit" w:hAnsi="inherit" w:cs="Courier New"/>
                <w:color w:val="FF8000"/>
                <w:sz w:val="18"/>
                <w:szCs w:val="18"/>
                <w:bdr w:val="none" w:sz="0" w:space="0" w:color="auto" w:frame="1"/>
              </w:rPr>
              <w:t>// Initialize the LCD</w:t>
            </w:r>
          </w:p>
          <w:p w14:paraId="79CC615E"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e"/>
                <w:rFonts w:ascii="inherit" w:hAnsi="inherit" w:cs="Courier New"/>
                <w:color w:val="004ED0"/>
                <w:sz w:val="18"/>
                <w:szCs w:val="18"/>
                <w:bdr w:val="none" w:sz="0" w:space="0" w:color="auto" w:frame="1"/>
              </w:rPr>
              <w:t>SoftwareSerial fingerPrint</w:t>
            </w:r>
            <w:r>
              <w:rPr>
                <w:rStyle w:val="crayon-sy"/>
                <w:rFonts w:ascii="inherit" w:hAnsi="inherit" w:cs="Courier New"/>
                <w:color w:val="333333"/>
                <w:sz w:val="18"/>
                <w:szCs w:val="18"/>
                <w:bdr w:val="none" w:sz="0" w:space="0" w:color="auto" w:frame="1"/>
              </w:rPr>
              <w:t>(</w:t>
            </w:r>
            <w:r>
              <w:rPr>
                <w:rStyle w:val="crayon-cn"/>
                <w:rFonts w:ascii="inherit" w:hAnsi="inherit" w:cs="Courier New"/>
                <w:color w:val="CE0000"/>
                <w:sz w:val="18"/>
                <w:szCs w:val="18"/>
                <w:bdr w:val="none" w:sz="0" w:space="0" w:color="auto" w:frame="1"/>
              </w:rPr>
              <w:t>2</w:t>
            </w:r>
            <w:r>
              <w:rPr>
                <w:rStyle w:val="crayon-sy"/>
                <w:rFonts w:ascii="inherit" w:hAnsi="inherit" w:cs="Courier New"/>
                <w:color w:val="333333"/>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cn"/>
                <w:rFonts w:ascii="inherit" w:hAnsi="inherit" w:cs="Courier New"/>
                <w:color w:val="CE0000"/>
                <w:sz w:val="18"/>
                <w:szCs w:val="18"/>
                <w:bdr w:val="none" w:sz="0" w:space="0" w:color="auto" w:frame="1"/>
              </w:rPr>
              <w:t>3</w:t>
            </w:r>
            <w:r>
              <w:rPr>
                <w:rStyle w:val="crayon-sy"/>
                <w:rFonts w:ascii="inherit" w:hAnsi="inherit" w:cs="Courier New"/>
                <w:color w:val="333333"/>
                <w:sz w:val="18"/>
                <w:szCs w:val="18"/>
                <w:bdr w:val="none" w:sz="0" w:space="0" w:color="auto" w:frame="1"/>
              </w:rPr>
              <w:t>);</w:t>
            </w:r>
          </w:p>
          <w:p w14:paraId="30C0456A" w14:textId="77777777" w:rsidR="00560C78" w:rsidRDefault="00560C78">
            <w:pPr>
              <w:spacing w:line="225" w:lineRule="atLeast"/>
              <w:textAlignment w:val="baseline"/>
              <w:rPr>
                <w:rFonts w:ascii="inherit" w:hAnsi="inherit" w:cs="Courier New"/>
                <w:color w:val="000000"/>
                <w:sz w:val="18"/>
                <w:szCs w:val="18"/>
              </w:rPr>
            </w:pPr>
            <w:r>
              <w:rPr>
                <w:rFonts w:ascii="inherit" w:hAnsi="inherit" w:cs="Courier New"/>
                <w:color w:val="000000"/>
                <w:sz w:val="18"/>
                <w:szCs w:val="18"/>
              </w:rPr>
              <w:t> </w:t>
            </w:r>
          </w:p>
          <w:p w14:paraId="5B33CD7F"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c"/>
                <w:rFonts w:ascii="inherit" w:hAnsi="inherit" w:cs="Courier New"/>
                <w:color w:val="FF8000"/>
                <w:sz w:val="18"/>
                <w:szCs w:val="18"/>
                <w:bdr w:val="none" w:sz="0" w:space="0" w:color="auto" w:frame="1"/>
              </w:rPr>
              <w:t>// Define constants for pins</w:t>
            </w:r>
          </w:p>
          <w:p w14:paraId="6D5F60BE" w14:textId="77777777" w:rsidR="00560C78" w:rsidRDefault="00560C78">
            <w:pPr>
              <w:spacing w:line="225" w:lineRule="atLeast"/>
              <w:textAlignment w:val="baseline"/>
              <w:rPr>
                <w:rFonts w:ascii="inherit" w:hAnsi="inherit" w:cs="Courier New"/>
                <w:color w:val="000000"/>
                <w:sz w:val="18"/>
                <w:szCs w:val="18"/>
              </w:rPr>
            </w:pPr>
            <w:r>
              <w:rPr>
                <w:rStyle w:val="crayon-p"/>
                <w:rFonts w:ascii="inherit" w:hAnsi="inherit" w:cs="Courier New"/>
                <w:color w:val="B85C00"/>
                <w:sz w:val="18"/>
                <w:szCs w:val="18"/>
                <w:bdr w:val="none" w:sz="0" w:space="0" w:color="auto" w:frame="1"/>
              </w:rPr>
              <w:t>#define enroll 8</w:t>
            </w:r>
          </w:p>
          <w:p w14:paraId="7F0F5088"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p"/>
                <w:rFonts w:ascii="inherit" w:hAnsi="inherit" w:cs="Courier New"/>
                <w:color w:val="B85C00"/>
                <w:sz w:val="18"/>
                <w:szCs w:val="18"/>
                <w:bdr w:val="none" w:sz="0" w:space="0" w:color="auto" w:frame="1"/>
              </w:rPr>
              <w:t>#define del 9</w:t>
            </w:r>
          </w:p>
          <w:p w14:paraId="099166D3" w14:textId="77777777" w:rsidR="00560C78" w:rsidRDefault="00560C78">
            <w:pPr>
              <w:spacing w:line="225" w:lineRule="atLeast"/>
              <w:textAlignment w:val="baseline"/>
              <w:rPr>
                <w:rFonts w:ascii="inherit" w:hAnsi="inherit" w:cs="Courier New"/>
                <w:color w:val="000000"/>
                <w:sz w:val="18"/>
                <w:szCs w:val="18"/>
              </w:rPr>
            </w:pPr>
            <w:r>
              <w:rPr>
                <w:rStyle w:val="crayon-p"/>
                <w:rFonts w:ascii="inherit" w:hAnsi="inherit" w:cs="Courier New"/>
                <w:color w:val="B85C00"/>
                <w:sz w:val="18"/>
                <w:szCs w:val="18"/>
                <w:bdr w:val="none" w:sz="0" w:space="0" w:color="auto" w:frame="1"/>
              </w:rPr>
              <w:t>#define up 10</w:t>
            </w:r>
          </w:p>
          <w:p w14:paraId="2A22520B"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p"/>
                <w:rFonts w:ascii="inherit" w:hAnsi="inherit" w:cs="Courier New"/>
                <w:color w:val="B85C00"/>
                <w:sz w:val="18"/>
                <w:szCs w:val="18"/>
                <w:bdr w:val="none" w:sz="0" w:space="0" w:color="auto" w:frame="1"/>
              </w:rPr>
              <w:t>#define down 11</w:t>
            </w:r>
          </w:p>
          <w:p w14:paraId="01B23BFA" w14:textId="77777777" w:rsidR="00560C78" w:rsidRDefault="00560C78">
            <w:pPr>
              <w:spacing w:line="225" w:lineRule="atLeast"/>
              <w:textAlignment w:val="baseline"/>
              <w:rPr>
                <w:rFonts w:ascii="inherit" w:hAnsi="inherit" w:cs="Courier New"/>
                <w:color w:val="000000"/>
                <w:sz w:val="18"/>
                <w:szCs w:val="18"/>
              </w:rPr>
            </w:pPr>
            <w:r>
              <w:rPr>
                <w:rStyle w:val="crayon-p"/>
                <w:rFonts w:ascii="inherit" w:hAnsi="inherit" w:cs="Courier New"/>
                <w:color w:val="B85C00"/>
                <w:sz w:val="18"/>
                <w:szCs w:val="18"/>
                <w:bdr w:val="none" w:sz="0" w:space="0" w:color="auto" w:frame="1"/>
              </w:rPr>
              <w:t>#define Door_Open 4</w:t>
            </w:r>
          </w:p>
          <w:p w14:paraId="2DB3A057"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p"/>
                <w:rFonts w:ascii="inherit" w:hAnsi="inherit" w:cs="Courier New"/>
                <w:color w:val="B85C00"/>
                <w:sz w:val="18"/>
                <w:szCs w:val="18"/>
                <w:bdr w:val="none" w:sz="0" w:space="0" w:color="auto" w:frame="1"/>
              </w:rPr>
              <w:t>#define Door_Close 5</w:t>
            </w:r>
          </w:p>
          <w:p w14:paraId="5F1AFE20" w14:textId="77777777" w:rsidR="00560C78" w:rsidRDefault="00560C78">
            <w:pPr>
              <w:spacing w:line="225" w:lineRule="atLeast"/>
              <w:textAlignment w:val="baseline"/>
              <w:rPr>
                <w:rFonts w:ascii="inherit" w:hAnsi="inherit" w:cs="Courier New"/>
                <w:color w:val="000000"/>
                <w:sz w:val="18"/>
                <w:szCs w:val="18"/>
              </w:rPr>
            </w:pPr>
            <w:r>
              <w:rPr>
                <w:rStyle w:val="crayon-p"/>
                <w:rFonts w:ascii="inherit" w:hAnsi="inherit" w:cs="Courier New"/>
                <w:color w:val="B85C00"/>
                <w:sz w:val="18"/>
                <w:szCs w:val="18"/>
                <w:bdr w:val="none" w:sz="0" w:space="0" w:color="auto" w:frame="1"/>
              </w:rPr>
              <w:t>#define RELAY_PIN 6</w:t>
            </w:r>
          </w:p>
          <w:p w14:paraId="2993FE46"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Fonts w:ascii="inherit" w:hAnsi="inherit" w:cs="Courier New"/>
                <w:color w:val="000000"/>
                <w:sz w:val="18"/>
                <w:szCs w:val="18"/>
              </w:rPr>
              <w:t> </w:t>
            </w:r>
          </w:p>
          <w:p w14:paraId="2D8E8571" w14:textId="77777777" w:rsidR="00560C78" w:rsidRDefault="00560C78">
            <w:pPr>
              <w:spacing w:line="225" w:lineRule="atLeast"/>
              <w:textAlignment w:val="baseline"/>
              <w:rPr>
                <w:rFonts w:ascii="inherit" w:hAnsi="inherit" w:cs="Courier New"/>
                <w:color w:val="000000"/>
                <w:sz w:val="18"/>
                <w:szCs w:val="18"/>
              </w:rPr>
            </w:pPr>
            <w:r>
              <w:rPr>
                <w:rStyle w:val="crayon-e"/>
                <w:rFonts w:ascii="inherit" w:hAnsi="inherit" w:cs="Courier New"/>
                <w:color w:val="004ED0"/>
                <w:sz w:val="18"/>
                <w:szCs w:val="18"/>
                <w:bdr w:val="none" w:sz="0" w:space="0" w:color="auto" w:frame="1"/>
              </w:rPr>
              <w:t xml:space="preserve">uint8_t </w:t>
            </w:r>
            <w:r>
              <w:rPr>
                <w:rStyle w:val="crayon-v"/>
                <w:rFonts w:ascii="inherit" w:hAnsi="inherit" w:cs="Courier New"/>
                <w:color w:val="002D7A"/>
                <w:sz w:val="18"/>
                <w:szCs w:val="18"/>
                <w:bdr w:val="none" w:sz="0" w:space="0" w:color="auto" w:frame="1"/>
              </w:rPr>
              <w:t>id</w:t>
            </w:r>
            <w:r>
              <w:rPr>
                <w:rStyle w:val="crayon-sy"/>
                <w:rFonts w:ascii="inherit" w:hAnsi="inherit" w:cs="Courier New"/>
                <w:color w:val="333333"/>
                <w:sz w:val="18"/>
                <w:szCs w:val="18"/>
                <w:bdr w:val="none" w:sz="0" w:space="0" w:color="auto" w:frame="1"/>
              </w:rPr>
              <w:t>;</w:t>
            </w:r>
          </w:p>
          <w:p w14:paraId="4FA21ADD"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e"/>
                <w:rFonts w:ascii="inherit" w:hAnsi="inherit" w:cs="Courier New"/>
                <w:color w:val="004ED0"/>
                <w:sz w:val="18"/>
                <w:szCs w:val="18"/>
                <w:bdr w:val="none" w:sz="0" w:space="0" w:color="auto" w:frame="1"/>
              </w:rPr>
              <w:t xml:space="preserve">Adafruit_Fingerprint </w:t>
            </w:r>
            <w:r>
              <w:rPr>
                <w:rStyle w:val="crayon-v"/>
                <w:rFonts w:ascii="inherit" w:hAnsi="inherit" w:cs="Courier New"/>
                <w:color w:val="002D7A"/>
                <w:sz w:val="18"/>
                <w:szCs w:val="18"/>
                <w:bdr w:val="none" w:sz="0" w:space="0" w:color="auto" w:frame="1"/>
              </w:rPr>
              <w:t>finger</w:t>
            </w:r>
            <w:r>
              <w:rPr>
                <w:rStyle w:val="crayon-h"/>
                <w:rFonts w:ascii="inherit" w:hAnsi="inherit" w:cs="Courier New"/>
                <w:color w:val="006FE0"/>
                <w:sz w:val="18"/>
                <w:szCs w:val="18"/>
                <w:bdr w:val="none" w:sz="0" w:space="0" w:color="auto" w:frame="1"/>
              </w:rPr>
              <w:t xml:space="preserve"> </w:t>
            </w:r>
            <w:r>
              <w:rPr>
                <w:rStyle w:val="crayon-o"/>
                <w:rFonts w:ascii="inherit" w:hAnsi="inherit" w:cs="Courier New"/>
                <w:color w:val="006FE0"/>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e"/>
                <w:rFonts w:ascii="inherit" w:hAnsi="inherit" w:cs="Courier New"/>
                <w:color w:val="004ED0"/>
                <w:sz w:val="18"/>
                <w:szCs w:val="18"/>
                <w:bdr w:val="none" w:sz="0" w:space="0" w:color="auto" w:frame="1"/>
              </w:rPr>
              <w:t>Adafruit_Fingerprint</w:t>
            </w:r>
            <w:r>
              <w:rPr>
                <w:rStyle w:val="crayon-sy"/>
                <w:rFonts w:ascii="inherit" w:hAnsi="inherit" w:cs="Courier New"/>
                <w:color w:val="333333"/>
                <w:sz w:val="18"/>
                <w:szCs w:val="18"/>
                <w:bdr w:val="none" w:sz="0" w:space="0" w:color="auto" w:frame="1"/>
              </w:rPr>
              <w:t>(</w:t>
            </w:r>
            <w:r>
              <w:rPr>
                <w:rStyle w:val="crayon-o"/>
                <w:rFonts w:ascii="inherit" w:hAnsi="inherit" w:cs="Courier New"/>
                <w:color w:val="006FE0"/>
                <w:sz w:val="18"/>
                <w:szCs w:val="18"/>
                <w:bdr w:val="none" w:sz="0" w:space="0" w:color="auto" w:frame="1"/>
              </w:rPr>
              <w:t>&amp;</w:t>
            </w:r>
            <w:r>
              <w:rPr>
                <w:rStyle w:val="crayon-v"/>
                <w:rFonts w:ascii="inherit" w:hAnsi="inherit" w:cs="Courier New"/>
                <w:color w:val="002D7A"/>
                <w:sz w:val="18"/>
                <w:szCs w:val="18"/>
                <w:bdr w:val="none" w:sz="0" w:space="0" w:color="auto" w:frame="1"/>
              </w:rPr>
              <w:t>fingerPrint</w:t>
            </w:r>
            <w:r>
              <w:rPr>
                <w:rStyle w:val="crayon-sy"/>
                <w:rFonts w:ascii="inherit" w:hAnsi="inherit" w:cs="Courier New"/>
                <w:color w:val="333333"/>
                <w:sz w:val="18"/>
                <w:szCs w:val="18"/>
                <w:bdr w:val="none" w:sz="0" w:space="0" w:color="auto" w:frame="1"/>
              </w:rPr>
              <w:t>);</w:t>
            </w:r>
          </w:p>
          <w:p w14:paraId="18ED6FD2" w14:textId="77777777" w:rsidR="00560C78" w:rsidRDefault="00560C78">
            <w:pPr>
              <w:spacing w:line="225" w:lineRule="atLeast"/>
              <w:textAlignment w:val="baseline"/>
              <w:rPr>
                <w:rFonts w:ascii="inherit" w:hAnsi="inherit" w:cs="Courier New"/>
                <w:color w:val="000000"/>
                <w:sz w:val="18"/>
                <w:szCs w:val="18"/>
              </w:rPr>
            </w:pPr>
            <w:r>
              <w:rPr>
                <w:rFonts w:ascii="inherit" w:hAnsi="inherit" w:cs="Courier New"/>
                <w:color w:val="000000"/>
                <w:sz w:val="18"/>
                <w:szCs w:val="18"/>
              </w:rPr>
              <w:t> </w:t>
            </w:r>
          </w:p>
          <w:p w14:paraId="67E79577"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t"/>
                <w:rFonts w:ascii="inherit" w:hAnsi="inherit" w:cs="Courier New"/>
                <w:color w:val="800080"/>
                <w:sz w:val="18"/>
                <w:szCs w:val="18"/>
                <w:bdr w:val="none" w:sz="0" w:space="0" w:color="auto" w:frame="1"/>
              </w:rPr>
              <w:t>void</w:t>
            </w:r>
            <w:r>
              <w:rPr>
                <w:rStyle w:val="crayon-h"/>
                <w:rFonts w:ascii="inherit" w:hAnsi="inherit" w:cs="Courier New"/>
                <w:color w:val="006FE0"/>
                <w:sz w:val="18"/>
                <w:szCs w:val="18"/>
                <w:bdr w:val="none" w:sz="0" w:space="0" w:color="auto" w:frame="1"/>
              </w:rPr>
              <w:t xml:space="preserve"> </w:t>
            </w:r>
            <w:r>
              <w:rPr>
                <w:rStyle w:val="crayon-e"/>
                <w:rFonts w:ascii="inherit" w:hAnsi="inherit" w:cs="Courier New"/>
                <w:color w:val="004ED0"/>
                <w:sz w:val="18"/>
                <w:szCs w:val="18"/>
                <w:bdr w:val="none" w:sz="0" w:space="0" w:color="auto" w:frame="1"/>
              </w:rPr>
              <w:t>setup</w:t>
            </w:r>
            <w:r>
              <w:rPr>
                <w:rStyle w:val="crayon-sy"/>
                <w:rFonts w:ascii="inherit" w:hAnsi="inherit" w:cs="Courier New"/>
                <w:color w:val="333333"/>
                <w:sz w:val="18"/>
                <w:szCs w:val="18"/>
                <w:bdr w:val="none" w:sz="0" w:space="0" w:color="auto" w:frame="1"/>
              </w:rPr>
              <w:t>()</w:t>
            </w:r>
          </w:p>
          <w:p w14:paraId="3A5DEFB1" w14:textId="77777777" w:rsidR="00560C78" w:rsidRDefault="00560C78">
            <w:pPr>
              <w:spacing w:line="225" w:lineRule="atLeast"/>
              <w:textAlignment w:val="baseline"/>
              <w:rPr>
                <w:rFonts w:ascii="inherit" w:hAnsi="inherit" w:cs="Courier New"/>
                <w:color w:val="000000"/>
                <w:sz w:val="18"/>
                <w:szCs w:val="18"/>
              </w:rPr>
            </w:pPr>
            <w:r>
              <w:rPr>
                <w:rStyle w:val="crayon-sy"/>
                <w:rFonts w:ascii="inherit" w:hAnsi="inherit" w:cs="Courier New"/>
                <w:color w:val="333333"/>
                <w:sz w:val="18"/>
                <w:szCs w:val="18"/>
                <w:bdr w:val="none" w:sz="0" w:space="0" w:color="auto" w:frame="1"/>
              </w:rPr>
              <w:t>{</w:t>
            </w:r>
          </w:p>
          <w:p w14:paraId="40C11DA3"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c"/>
                <w:rFonts w:ascii="inherit" w:hAnsi="inherit" w:cs="Courier New"/>
                <w:color w:val="FF8000"/>
                <w:sz w:val="18"/>
                <w:szCs w:val="18"/>
                <w:bdr w:val="none" w:sz="0" w:space="0" w:color="auto" w:frame="1"/>
              </w:rPr>
              <w:t>// Initialize pins</w:t>
            </w:r>
          </w:p>
          <w:p w14:paraId="4B9AC2DE"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e"/>
                <w:rFonts w:ascii="inherit" w:hAnsi="inherit" w:cs="Courier New"/>
                <w:color w:val="004ED0"/>
                <w:sz w:val="18"/>
                <w:szCs w:val="18"/>
                <w:bdr w:val="none" w:sz="0" w:space="0" w:color="auto" w:frame="1"/>
              </w:rPr>
              <w:t>pinMode</w:t>
            </w:r>
            <w:r>
              <w:rPr>
                <w:rStyle w:val="crayon-sy"/>
                <w:rFonts w:ascii="inherit" w:hAnsi="inherit" w:cs="Courier New"/>
                <w:color w:val="333333"/>
                <w:sz w:val="18"/>
                <w:szCs w:val="18"/>
                <w:bdr w:val="none" w:sz="0" w:space="0" w:color="auto" w:frame="1"/>
              </w:rPr>
              <w:t>(</w:t>
            </w:r>
            <w:r>
              <w:rPr>
                <w:rStyle w:val="crayon-v"/>
                <w:rFonts w:ascii="inherit" w:hAnsi="inherit" w:cs="Courier New"/>
                <w:color w:val="002D7A"/>
                <w:sz w:val="18"/>
                <w:szCs w:val="18"/>
                <w:bdr w:val="none" w:sz="0" w:space="0" w:color="auto" w:frame="1"/>
              </w:rPr>
              <w:t>RELAY_PIN</w:t>
            </w:r>
            <w:r>
              <w:rPr>
                <w:rStyle w:val="crayon-sy"/>
                <w:rFonts w:ascii="inherit" w:hAnsi="inherit" w:cs="Courier New"/>
                <w:color w:val="333333"/>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v"/>
                <w:rFonts w:ascii="inherit" w:hAnsi="inherit" w:cs="Courier New"/>
                <w:color w:val="002D7A"/>
                <w:sz w:val="18"/>
                <w:szCs w:val="18"/>
                <w:bdr w:val="none" w:sz="0" w:space="0" w:color="auto" w:frame="1"/>
              </w:rPr>
              <w:t>OUTPUT</w:t>
            </w:r>
            <w:r>
              <w:rPr>
                <w:rStyle w:val="crayon-sy"/>
                <w:rFonts w:ascii="inherit" w:hAnsi="inherit" w:cs="Courier New"/>
                <w:color w:val="333333"/>
                <w:sz w:val="18"/>
                <w:szCs w:val="18"/>
                <w:bdr w:val="none" w:sz="0" w:space="0" w:color="auto" w:frame="1"/>
              </w:rPr>
              <w:t>);</w:t>
            </w:r>
          </w:p>
          <w:p w14:paraId="0B329186"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e"/>
                <w:rFonts w:ascii="inherit" w:hAnsi="inherit" w:cs="Courier New"/>
                <w:color w:val="004ED0"/>
                <w:sz w:val="18"/>
                <w:szCs w:val="18"/>
                <w:bdr w:val="none" w:sz="0" w:space="0" w:color="auto" w:frame="1"/>
              </w:rPr>
              <w:t>digitalWrite</w:t>
            </w:r>
            <w:r>
              <w:rPr>
                <w:rStyle w:val="crayon-sy"/>
                <w:rFonts w:ascii="inherit" w:hAnsi="inherit" w:cs="Courier New"/>
                <w:color w:val="333333"/>
                <w:sz w:val="18"/>
                <w:szCs w:val="18"/>
                <w:bdr w:val="none" w:sz="0" w:space="0" w:color="auto" w:frame="1"/>
              </w:rPr>
              <w:t>(</w:t>
            </w:r>
            <w:r>
              <w:rPr>
                <w:rStyle w:val="crayon-v"/>
                <w:rFonts w:ascii="inherit" w:hAnsi="inherit" w:cs="Courier New"/>
                <w:color w:val="002D7A"/>
                <w:sz w:val="18"/>
                <w:szCs w:val="18"/>
                <w:bdr w:val="none" w:sz="0" w:space="0" w:color="auto" w:frame="1"/>
              </w:rPr>
              <w:t>RELAY_PIN</w:t>
            </w:r>
            <w:r>
              <w:rPr>
                <w:rStyle w:val="crayon-sy"/>
                <w:rFonts w:ascii="inherit" w:hAnsi="inherit" w:cs="Courier New"/>
                <w:color w:val="333333"/>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v"/>
                <w:rFonts w:ascii="inherit" w:hAnsi="inherit" w:cs="Courier New"/>
                <w:color w:val="002D7A"/>
                <w:sz w:val="18"/>
                <w:szCs w:val="18"/>
                <w:bdr w:val="none" w:sz="0" w:space="0" w:color="auto" w:frame="1"/>
              </w:rPr>
              <w:t>LOW</w:t>
            </w:r>
            <w:r>
              <w:rPr>
                <w:rStyle w:val="crayon-sy"/>
                <w:rFonts w:ascii="inherit" w:hAnsi="inherit" w:cs="Courier New"/>
                <w:color w:val="333333"/>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c"/>
                <w:rFonts w:ascii="inherit" w:hAnsi="inherit" w:cs="Courier New"/>
                <w:color w:val="FF8000"/>
                <w:sz w:val="18"/>
                <w:szCs w:val="18"/>
                <w:bdr w:val="none" w:sz="0" w:space="0" w:color="auto" w:frame="1"/>
              </w:rPr>
              <w:t>// Initially, relay is off</w:t>
            </w:r>
          </w:p>
          <w:p w14:paraId="2E05711C"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e"/>
                <w:rFonts w:ascii="inherit" w:hAnsi="inherit" w:cs="Courier New"/>
                <w:color w:val="004ED0"/>
                <w:sz w:val="18"/>
                <w:szCs w:val="18"/>
                <w:bdr w:val="none" w:sz="0" w:space="0" w:color="auto" w:frame="1"/>
              </w:rPr>
              <w:t>pinMode</w:t>
            </w:r>
            <w:r>
              <w:rPr>
                <w:rStyle w:val="crayon-sy"/>
                <w:rFonts w:ascii="inherit" w:hAnsi="inherit" w:cs="Courier New"/>
                <w:color w:val="333333"/>
                <w:sz w:val="18"/>
                <w:szCs w:val="18"/>
                <w:bdr w:val="none" w:sz="0" w:space="0" w:color="auto" w:frame="1"/>
              </w:rPr>
              <w:t>(</w:t>
            </w:r>
            <w:r>
              <w:rPr>
                <w:rStyle w:val="crayon-v"/>
                <w:rFonts w:ascii="inherit" w:hAnsi="inherit" w:cs="Courier New"/>
                <w:color w:val="002D7A"/>
                <w:sz w:val="18"/>
                <w:szCs w:val="18"/>
                <w:bdr w:val="none" w:sz="0" w:space="0" w:color="auto" w:frame="1"/>
              </w:rPr>
              <w:t>enroll</w:t>
            </w:r>
            <w:r>
              <w:rPr>
                <w:rStyle w:val="crayon-sy"/>
                <w:rFonts w:ascii="inherit" w:hAnsi="inherit" w:cs="Courier New"/>
                <w:color w:val="333333"/>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v"/>
                <w:rFonts w:ascii="inherit" w:hAnsi="inherit" w:cs="Courier New"/>
                <w:color w:val="002D7A"/>
                <w:sz w:val="18"/>
                <w:szCs w:val="18"/>
                <w:bdr w:val="none" w:sz="0" w:space="0" w:color="auto" w:frame="1"/>
              </w:rPr>
              <w:t>INPUT_PULLUP</w:t>
            </w:r>
            <w:r>
              <w:rPr>
                <w:rStyle w:val="crayon-sy"/>
                <w:rFonts w:ascii="inherit" w:hAnsi="inherit" w:cs="Courier New"/>
                <w:color w:val="333333"/>
                <w:sz w:val="18"/>
                <w:szCs w:val="18"/>
                <w:bdr w:val="none" w:sz="0" w:space="0" w:color="auto" w:frame="1"/>
              </w:rPr>
              <w:t>);</w:t>
            </w:r>
          </w:p>
          <w:p w14:paraId="21D11830"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e"/>
                <w:rFonts w:ascii="inherit" w:hAnsi="inherit" w:cs="Courier New"/>
                <w:color w:val="004ED0"/>
                <w:sz w:val="18"/>
                <w:szCs w:val="18"/>
                <w:bdr w:val="none" w:sz="0" w:space="0" w:color="auto" w:frame="1"/>
              </w:rPr>
              <w:t>pinMode</w:t>
            </w:r>
            <w:r>
              <w:rPr>
                <w:rStyle w:val="crayon-sy"/>
                <w:rFonts w:ascii="inherit" w:hAnsi="inherit" w:cs="Courier New"/>
                <w:color w:val="333333"/>
                <w:sz w:val="18"/>
                <w:szCs w:val="18"/>
                <w:bdr w:val="none" w:sz="0" w:space="0" w:color="auto" w:frame="1"/>
              </w:rPr>
              <w:t>(</w:t>
            </w:r>
            <w:r>
              <w:rPr>
                <w:rStyle w:val="crayon-v"/>
                <w:rFonts w:ascii="inherit" w:hAnsi="inherit" w:cs="Courier New"/>
                <w:color w:val="002D7A"/>
                <w:sz w:val="18"/>
                <w:szCs w:val="18"/>
                <w:bdr w:val="none" w:sz="0" w:space="0" w:color="auto" w:frame="1"/>
              </w:rPr>
              <w:t>up</w:t>
            </w:r>
            <w:r>
              <w:rPr>
                <w:rStyle w:val="crayon-sy"/>
                <w:rFonts w:ascii="inherit" w:hAnsi="inherit" w:cs="Courier New"/>
                <w:color w:val="333333"/>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v"/>
                <w:rFonts w:ascii="inherit" w:hAnsi="inherit" w:cs="Courier New"/>
                <w:color w:val="002D7A"/>
                <w:sz w:val="18"/>
                <w:szCs w:val="18"/>
                <w:bdr w:val="none" w:sz="0" w:space="0" w:color="auto" w:frame="1"/>
              </w:rPr>
              <w:t>INPUT_PULLUP</w:t>
            </w:r>
            <w:r>
              <w:rPr>
                <w:rStyle w:val="crayon-sy"/>
                <w:rFonts w:ascii="inherit" w:hAnsi="inherit" w:cs="Courier New"/>
                <w:color w:val="333333"/>
                <w:sz w:val="18"/>
                <w:szCs w:val="18"/>
                <w:bdr w:val="none" w:sz="0" w:space="0" w:color="auto" w:frame="1"/>
              </w:rPr>
              <w:t>);</w:t>
            </w:r>
          </w:p>
          <w:p w14:paraId="6D99BB2F"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e"/>
                <w:rFonts w:ascii="inherit" w:hAnsi="inherit" w:cs="Courier New"/>
                <w:color w:val="004ED0"/>
                <w:sz w:val="18"/>
                <w:szCs w:val="18"/>
                <w:bdr w:val="none" w:sz="0" w:space="0" w:color="auto" w:frame="1"/>
              </w:rPr>
              <w:t>pinMode</w:t>
            </w:r>
            <w:r>
              <w:rPr>
                <w:rStyle w:val="crayon-sy"/>
                <w:rFonts w:ascii="inherit" w:hAnsi="inherit" w:cs="Courier New"/>
                <w:color w:val="333333"/>
                <w:sz w:val="18"/>
                <w:szCs w:val="18"/>
                <w:bdr w:val="none" w:sz="0" w:space="0" w:color="auto" w:frame="1"/>
              </w:rPr>
              <w:t>(</w:t>
            </w:r>
            <w:r>
              <w:rPr>
                <w:rStyle w:val="crayon-v"/>
                <w:rFonts w:ascii="inherit" w:hAnsi="inherit" w:cs="Courier New"/>
                <w:color w:val="002D7A"/>
                <w:sz w:val="18"/>
                <w:szCs w:val="18"/>
                <w:bdr w:val="none" w:sz="0" w:space="0" w:color="auto" w:frame="1"/>
              </w:rPr>
              <w:t>down</w:t>
            </w:r>
            <w:r>
              <w:rPr>
                <w:rStyle w:val="crayon-sy"/>
                <w:rFonts w:ascii="inherit" w:hAnsi="inherit" w:cs="Courier New"/>
                <w:color w:val="333333"/>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v"/>
                <w:rFonts w:ascii="inherit" w:hAnsi="inherit" w:cs="Courier New"/>
                <w:color w:val="002D7A"/>
                <w:sz w:val="18"/>
                <w:szCs w:val="18"/>
                <w:bdr w:val="none" w:sz="0" w:space="0" w:color="auto" w:frame="1"/>
              </w:rPr>
              <w:t>INPUT_PULLUP</w:t>
            </w:r>
            <w:r>
              <w:rPr>
                <w:rStyle w:val="crayon-sy"/>
                <w:rFonts w:ascii="inherit" w:hAnsi="inherit" w:cs="Courier New"/>
                <w:color w:val="333333"/>
                <w:sz w:val="18"/>
                <w:szCs w:val="18"/>
                <w:bdr w:val="none" w:sz="0" w:space="0" w:color="auto" w:frame="1"/>
              </w:rPr>
              <w:t>);</w:t>
            </w:r>
          </w:p>
          <w:p w14:paraId="3DAEDA6F"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e"/>
                <w:rFonts w:ascii="inherit" w:hAnsi="inherit" w:cs="Courier New"/>
                <w:color w:val="004ED0"/>
                <w:sz w:val="18"/>
                <w:szCs w:val="18"/>
                <w:bdr w:val="none" w:sz="0" w:space="0" w:color="auto" w:frame="1"/>
              </w:rPr>
              <w:t>pinMode</w:t>
            </w:r>
            <w:r>
              <w:rPr>
                <w:rStyle w:val="crayon-sy"/>
                <w:rFonts w:ascii="inherit" w:hAnsi="inherit" w:cs="Courier New"/>
                <w:color w:val="333333"/>
                <w:sz w:val="18"/>
                <w:szCs w:val="18"/>
                <w:bdr w:val="none" w:sz="0" w:space="0" w:color="auto" w:frame="1"/>
              </w:rPr>
              <w:t>(</w:t>
            </w:r>
            <w:r>
              <w:rPr>
                <w:rStyle w:val="crayon-v"/>
                <w:rFonts w:ascii="inherit" w:hAnsi="inherit" w:cs="Courier New"/>
                <w:color w:val="002D7A"/>
                <w:sz w:val="18"/>
                <w:szCs w:val="18"/>
                <w:bdr w:val="none" w:sz="0" w:space="0" w:color="auto" w:frame="1"/>
              </w:rPr>
              <w:t>del</w:t>
            </w:r>
            <w:r>
              <w:rPr>
                <w:rStyle w:val="crayon-sy"/>
                <w:rFonts w:ascii="inherit" w:hAnsi="inherit" w:cs="Courier New"/>
                <w:color w:val="333333"/>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v"/>
                <w:rFonts w:ascii="inherit" w:hAnsi="inherit" w:cs="Courier New"/>
                <w:color w:val="002D7A"/>
                <w:sz w:val="18"/>
                <w:szCs w:val="18"/>
                <w:bdr w:val="none" w:sz="0" w:space="0" w:color="auto" w:frame="1"/>
              </w:rPr>
              <w:t>INPUT_PULLUP</w:t>
            </w:r>
            <w:r>
              <w:rPr>
                <w:rStyle w:val="crayon-sy"/>
                <w:rFonts w:ascii="inherit" w:hAnsi="inherit" w:cs="Courier New"/>
                <w:color w:val="333333"/>
                <w:sz w:val="18"/>
                <w:szCs w:val="18"/>
                <w:bdr w:val="none" w:sz="0" w:space="0" w:color="auto" w:frame="1"/>
              </w:rPr>
              <w:t>);</w:t>
            </w:r>
          </w:p>
          <w:p w14:paraId="77FE9E93"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e"/>
                <w:rFonts w:ascii="inherit" w:hAnsi="inherit" w:cs="Courier New"/>
                <w:color w:val="004ED0"/>
                <w:sz w:val="18"/>
                <w:szCs w:val="18"/>
                <w:bdr w:val="none" w:sz="0" w:space="0" w:color="auto" w:frame="1"/>
              </w:rPr>
              <w:t>pinMode</w:t>
            </w:r>
            <w:r>
              <w:rPr>
                <w:rStyle w:val="crayon-sy"/>
                <w:rFonts w:ascii="inherit" w:hAnsi="inherit" w:cs="Courier New"/>
                <w:color w:val="333333"/>
                <w:sz w:val="18"/>
                <w:szCs w:val="18"/>
                <w:bdr w:val="none" w:sz="0" w:space="0" w:color="auto" w:frame="1"/>
              </w:rPr>
              <w:t>(</w:t>
            </w:r>
            <w:r>
              <w:rPr>
                <w:rStyle w:val="crayon-v"/>
                <w:rFonts w:ascii="inherit" w:hAnsi="inherit" w:cs="Courier New"/>
                <w:color w:val="002D7A"/>
                <w:sz w:val="18"/>
                <w:szCs w:val="18"/>
                <w:bdr w:val="none" w:sz="0" w:space="0" w:color="auto" w:frame="1"/>
              </w:rPr>
              <w:t>Door_Open</w:t>
            </w:r>
            <w:r>
              <w:rPr>
                <w:rStyle w:val="crayon-sy"/>
                <w:rFonts w:ascii="inherit" w:hAnsi="inherit" w:cs="Courier New"/>
                <w:color w:val="333333"/>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v"/>
                <w:rFonts w:ascii="inherit" w:hAnsi="inherit" w:cs="Courier New"/>
                <w:color w:val="002D7A"/>
                <w:sz w:val="18"/>
                <w:szCs w:val="18"/>
                <w:bdr w:val="none" w:sz="0" w:space="0" w:color="auto" w:frame="1"/>
              </w:rPr>
              <w:t>OUTPUT</w:t>
            </w:r>
            <w:r>
              <w:rPr>
                <w:rStyle w:val="crayon-sy"/>
                <w:rFonts w:ascii="inherit" w:hAnsi="inherit" w:cs="Courier New"/>
                <w:color w:val="333333"/>
                <w:sz w:val="18"/>
                <w:szCs w:val="18"/>
                <w:bdr w:val="none" w:sz="0" w:space="0" w:color="auto" w:frame="1"/>
              </w:rPr>
              <w:t>);</w:t>
            </w:r>
          </w:p>
          <w:p w14:paraId="7E166DD3"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e"/>
                <w:rFonts w:ascii="inherit" w:hAnsi="inherit" w:cs="Courier New"/>
                <w:color w:val="004ED0"/>
                <w:sz w:val="18"/>
                <w:szCs w:val="18"/>
                <w:bdr w:val="none" w:sz="0" w:space="0" w:color="auto" w:frame="1"/>
              </w:rPr>
              <w:t>pinMode</w:t>
            </w:r>
            <w:r>
              <w:rPr>
                <w:rStyle w:val="crayon-sy"/>
                <w:rFonts w:ascii="inherit" w:hAnsi="inherit" w:cs="Courier New"/>
                <w:color w:val="333333"/>
                <w:sz w:val="18"/>
                <w:szCs w:val="18"/>
                <w:bdr w:val="none" w:sz="0" w:space="0" w:color="auto" w:frame="1"/>
              </w:rPr>
              <w:t>(</w:t>
            </w:r>
            <w:r>
              <w:rPr>
                <w:rStyle w:val="crayon-v"/>
                <w:rFonts w:ascii="inherit" w:hAnsi="inherit" w:cs="Courier New"/>
                <w:color w:val="002D7A"/>
                <w:sz w:val="18"/>
                <w:szCs w:val="18"/>
                <w:bdr w:val="none" w:sz="0" w:space="0" w:color="auto" w:frame="1"/>
              </w:rPr>
              <w:t>Door_Close</w:t>
            </w:r>
            <w:r>
              <w:rPr>
                <w:rStyle w:val="crayon-sy"/>
                <w:rFonts w:ascii="inherit" w:hAnsi="inherit" w:cs="Courier New"/>
                <w:color w:val="333333"/>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v"/>
                <w:rFonts w:ascii="inherit" w:hAnsi="inherit" w:cs="Courier New"/>
                <w:color w:val="002D7A"/>
                <w:sz w:val="18"/>
                <w:szCs w:val="18"/>
                <w:bdr w:val="none" w:sz="0" w:space="0" w:color="auto" w:frame="1"/>
              </w:rPr>
              <w:t>OUTPUT</w:t>
            </w:r>
            <w:r>
              <w:rPr>
                <w:rStyle w:val="crayon-sy"/>
                <w:rFonts w:ascii="inherit" w:hAnsi="inherit" w:cs="Courier New"/>
                <w:color w:val="333333"/>
                <w:sz w:val="18"/>
                <w:szCs w:val="18"/>
                <w:bdr w:val="none" w:sz="0" w:space="0" w:color="auto" w:frame="1"/>
              </w:rPr>
              <w:t>);</w:t>
            </w:r>
          </w:p>
          <w:p w14:paraId="3D8044BE" w14:textId="77777777" w:rsidR="00560C78" w:rsidRDefault="00560C78">
            <w:pPr>
              <w:spacing w:line="225" w:lineRule="atLeast"/>
              <w:textAlignment w:val="baseline"/>
              <w:rPr>
                <w:rFonts w:ascii="inherit" w:hAnsi="inherit" w:cs="Courier New"/>
                <w:color w:val="000000"/>
                <w:sz w:val="18"/>
                <w:szCs w:val="18"/>
              </w:rPr>
            </w:pPr>
            <w:r>
              <w:rPr>
                <w:rFonts w:ascii="inherit" w:hAnsi="inherit" w:cs="Courier New"/>
                <w:color w:val="000000"/>
                <w:sz w:val="18"/>
                <w:szCs w:val="18"/>
              </w:rPr>
              <w:t> </w:t>
            </w:r>
          </w:p>
          <w:p w14:paraId="7CDA080F"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c"/>
                <w:rFonts w:ascii="inherit" w:hAnsi="inherit" w:cs="Courier New"/>
                <w:color w:val="FF8000"/>
                <w:sz w:val="18"/>
                <w:szCs w:val="18"/>
                <w:bdr w:val="none" w:sz="0" w:space="0" w:color="auto" w:frame="1"/>
              </w:rPr>
              <w:t>// Initialize LCD</w:t>
            </w:r>
          </w:p>
          <w:p w14:paraId="53741BE3"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lcd</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init</w:t>
            </w:r>
            <w:r>
              <w:rPr>
                <w:rStyle w:val="crayon-sy"/>
                <w:rFonts w:ascii="inherit" w:hAnsi="inherit" w:cs="Courier New"/>
                <w:color w:val="333333"/>
                <w:sz w:val="18"/>
                <w:szCs w:val="18"/>
                <w:bdr w:val="none" w:sz="0" w:space="0" w:color="auto" w:frame="1"/>
              </w:rPr>
              <w:t>();</w:t>
            </w:r>
          </w:p>
          <w:p w14:paraId="285EB7CC"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lcd</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backlight</w:t>
            </w:r>
            <w:r>
              <w:rPr>
                <w:rStyle w:val="crayon-sy"/>
                <w:rFonts w:ascii="inherit" w:hAnsi="inherit" w:cs="Courier New"/>
                <w:color w:val="333333"/>
                <w:sz w:val="18"/>
                <w:szCs w:val="18"/>
                <w:bdr w:val="none" w:sz="0" w:space="0" w:color="auto" w:frame="1"/>
              </w:rPr>
              <w:t>();</w:t>
            </w:r>
          </w:p>
          <w:p w14:paraId="54BDC8E7"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lcd</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print</w:t>
            </w:r>
            <w:r>
              <w:rPr>
                <w:rStyle w:val="crayon-sy"/>
                <w:rFonts w:ascii="inherit" w:hAnsi="inherit" w:cs="Courier New"/>
                <w:color w:val="333333"/>
                <w:sz w:val="18"/>
                <w:szCs w:val="18"/>
                <w:bdr w:val="none" w:sz="0" w:space="0" w:color="auto" w:frame="1"/>
              </w:rPr>
              <w:t>(</w:t>
            </w:r>
            <w:r>
              <w:rPr>
                <w:rStyle w:val="crayon-s"/>
                <w:rFonts w:ascii="inherit" w:hAnsi="inherit" w:cs="Courier New"/>
                <w:color w:val="008000"/>
                <w:sz w:val="18"/>
                <w:szCs w:val="18"/>
                <w:bdr w:val="none" w:sz="0" w:space="0" w:color="auto" w:frame="1"/>
              </w:rPr>
              <w:t>"Fingerprint"</w:t>
            </w:r>
            <w:r>
              <w:rPr>
                <w:rStyle w:val="crayon-sy"/>
                <w:rFonts w:ascii="inherit" w:hAnsi="inherit" w:cs="Courier New"/>
                <w:color w:val="333333"/>
                <w:sz w:val="18"/>
                <w:szCs w:val="18"/>
                <w:bdr w:val="none" w:sz="0" w:space="0" w:color="auto" w:frame="1"/>
              </w:rPr>
              <w:t>);</w:t>
            </w:r>
          </w:p>
          <w:p w14:paraId="0FD11DD0"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lcd</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setCursor</w:t>
            </w:r>
            <w:r>
              <w:rPr>
                <w:rStyle w:val="crayon-sy"/>
                <w:rFonts w:ascii="inherit" w:hAnsi="inherit" w:cs="Courier New"/>
                <w:color w:val="333333"/>
                <w:sz w:val="18"/>
                <w:szCs w:val="18"/>
                <w:bdr w:val="none" w:sz="0" w:space="0" w:color="auto" w:frame="1"/>
              </w:rPr>
              <w:t>(</w:t>
            </w:r>
            <w:r>
              <w:rPr>
                <w:rStyle w:val="crayon-cn"/>
                <w:rFonts w:ascii="inherit" w:hAnsi="inherit" w:cs="Courier New"/>
                <w:color w:val="CE0000"/>
                <w:sz w:val="18"/>
                <w:szCs w:val="18"/>
                <w:bdr w:val="none" w:sz="0" w:space="0" w:color="auto" w:frame="1"/>
              </w:rPr>
              <w:t>0</w:t>
            </w:r>
            <w:r>
              <w:rPr>
                <w:rStyle w:val="crayon-sy"/>
                <w:rFonts w:ascii="inherit" w:hAnsi="inherit" w:cs="Courier New"/>
                <w:color w:val="333333"/>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cn"/>
                <w:rFonts w:ascii="inherit" w:hAnsi="inherit" w:cs="Courier New"/>
                <w:color w:val="CE0000"/>
                <w:sz w:val="18"/>
                <w:szCs w:val="18"/>
                <w:bdr w:val="none" w:sz="0" w:space="0" w:color="auto" w:frame="1"/>
              </w:rPr>
              <w:t>1</w:t>
            </w:r>
            <w:r>
              <w:rPr>
                <w:rStyle w:val="crayon-sy"/>
                <w:rFonts w:ascii="inherit" w:hAnsi="inherit" w:cs="Courier New"/>
                <w:color w:val="333333"/>
                <w:sz w:val="18"/>
                <w:szCs w:val="18"/>
                <w:bdr w:val="none" w:sz="0" w:space="0" w:color="auto" w:frame="1"/>
              </w:rPr>
              <w:t>);</w:t>
            </w:r>
          </w:p>
          <w:p w14:paraId="64716A82"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lcd</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print</w:t>
            </w:r>
            <w:r>
              <w:rPr>
                <w:rStyle w:val="crayon-sy"/>
                <w:rFonts w:ascii="inherit" w:hAnsi="inherit" w:cs="Courier New"/>
                <w:color w:val="333333"/>
                <w:sz w:val="18"/>
                <w:szCs w:val="18"/>
                <w:bdr w:val="none" w:sz="0" w:space="0" w:color="auto" w:frame="1"/>
              </w:rPr>
              <w:t>(</w:t>
            </w:r>
            <w:r>
              <w:rPr>
                <w:rStyle w:val="crayon-s"/>
                <w:rFonts w:ascii="inherit" w:hAnsi="inherit" w:cs="Courier New"/>
                <w:color w:val="008000"/>
                <w:sz w:val="18"/>
                <w:szCs w:val="18"/>
                <w:bdr w:val="none" w:sz="0" w:space="0" w:color="auto" w:frame="1"/>
              </w:rPr>
              <w:t>"Security System"</w:t>
            </w:r>
            <w:r>
              <w:rPr>
                <w:rStyle w:val="crayon-sy"/>
                <w:rFonts w:ascii="inherit" w:hAnsi="inherit" w:cs="Courier New"/>
                <w:color w:val="333333"/>
                <w:sz w:val="18"/>
                <w:szCs w:val="18"/>
                <w:bdr w:val="none" w:sz="0" w:space="0" w:color="auto" w:frame="1"/>
              </w:rPr>
              <w:t>);</w:t>
            </w:r>
          </w:p>
          <w:p w14:paraId="6E0FF509"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e"/>
                <w:rFonts w:ascii="inherit" w:hAnsi="inherit" w:cs="Courier New"/>
                <w:color w:val="004ED0"/>
                <w:sz w:val="18"/>
                <w:szCs w:val="18"/>
                <w:bdr w:val="none" w:sz="0" w:space="0" w:color="auto" w:frame="1"/>
              </w:rPr>
              <w:t>delay</w:t>
            </w:r>
            <w:r>
              <w:rPr>
                <w:rStyle w:val="crayon-sy"/>
                <w:rFonts w:ascii="inherit" w:hAnsi="inherit" w:cs="Courier New"/>
                <w:color w:val="333333"/>
                <w:sz w:val="18"/>
                <w:szCs w:val="18"/>
                <w:bdr w:val="none" w:sz="0" w:space="0" w:color="auto" w:frame="1"/>
              </w:rPr>
              <w:t>(</w:t>
            </w:r>
            <w:r>
              <w:rPr>
                <w:rStyle w:val="crayon-cn"/>
                <w:rFonts w:ascii="inherit" w:hAnsi="inherit" w:cs="Courier New"/>
                <w:color w:val="CE0000"/>
                <w:sz w:val="18"/>
                <w:szCs w:val="18"/>
                <w:bdr w:val="none" w:sz="0" w:space="0" w:color="auto" w:frame="1"/>
              </w:rPr>
              <w:t>2000</w:t>
            </w:r>
            <w:r>
              <w:rPr>
                <w:rStyle w:val="crayon-sy"/>
                <w:rFonts w:ascii="inherit" w:hAnsi="inherit" w:cs="Courier New"/>
                <w:color w:val="333333"/>
                <w:sz w:val="18"/>
                <w:szCs w:val="18"/>
                <w:bdr w:val="none" w:sz="0" w:space="0" w:color="auto" w:frame="1"/>
              </w:rPr>
              <w:t>);</w:t>
            </w:r>
          </w:p>
          <w:p w14:paraId="7538451D"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lcd</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clear</w:t>
            </w:r>
            <w:r>
              <w:rPr>
                <w:rStyle w:val="crayon-sy"/>
                <w:rFonts w:ascii="inherit" w:hAnsi="inherit" w:cs="Courier New"/>
                <w:color w:val="333333"/>
                <w:sz w:val="18"/>
                <w:szCs w:val="18"/>
                <w:bdr w:val="none" w:sz="0" w:space="0" w:color="auto" w:frame="1"/>
              </w:rPr>
              <w:t>();</w:t>
            </w:r>
          </w:p>
          <w:p w14:paraId="0AC06AA4"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Fonts w:ascii="inherit" w:hAnsi="inherit" w:cs="Courier New"/>
                <w:color w:val="000000"/>
                <w:sz w:val="18"/>
                <w:szCs w:val="18"/>
              </w:rPr>
              <w:t> </w:t>
            </w:r>
          </w:p>
          <w:p w14:paraId="12C7C7DC"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Serial</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begin</w:t>
            </w:r>
            <w:r>
              <w:rPr>
                <w:rStyle w:val="crayon-sy"/>
                <w:rFonts w:ascii="inherit" w:hAnsi="inherit" w:cs="Courier New"/>
                <w:color w:val="333333"/>
                <w:sz w:val="18"/>
                <w:szCs w:val="18"/>
                <w:bdr w:val="none" w:sz="0" w:space="0" w:color="auto" w:frame="1"/>
              </w:rPr>
              <w:t>(</w:t>
            </w:r>
            <w:r>
              <w:rPr>
                <w:rStyle w:val="crayon-cn"/>
                <w:rFonts w:ascii="inherit" w:hAnsi="inherit" w:cs="Courier New"/>
                <w:color w:val="CE0000"/>
                <w:sz w:val="18"/>
                <w:szCs w:val="18"/>
                <w:bdr w:val="none" w:sz="0" w:space="0" w:color="auto" w:frame="1"/>
              </w:rPr>
              <w:t>9600</w:t>
            </w:r>
            <w:r>
              <w:rPr>
                <w:rStyle w:val="crayon-sy"/>
                <w:rFonts w:ascii="inherit" w:hAnsi="inherit" w:cs="Courier New"/>
                <w:color w:val="333333"/>
                <w:sz w:val="18"/>
                <w:szCs w:val="18"/>
                <w:bdr w:val="none" w:sz="0" w:space="0" w:color="auto" w:frame="1"/>
              </w:rPr>
              <w:t>);</w:t>
            </w:r>
          </w:p>
          <w:p w14:paraId="154AF1D4"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finger</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begin</w:t>
            </w:r>
            <w:r>
              <w:rPr>
                <w:rStyle w:val="crayon-sy"/>
                <w:rFonts w:ascii="inherit" w:hAnsi="inherit" w:cs="Courier New"/>
                <w:color w:val="333333"/>
                <w:sz w:val="18"/>
                <w:szCs w:val="18"/>
                <w:bdr w:val="none" w:sz="0" w:space="0" w:color="auto" w:frame="1"/>
              </w:rPr>
              <w:t>(</w:t>
            </w:r>
            <w:r>
              <w:rPr>
                <w:rStyle w:val="crayon-cn"/>
                <w:rFonts w:ascii="inherit" w:hAnsi="inherit" w:cs="Courier New"/>
                <w:color w:val="CE0000"/>
                <w:sz w:val="18"/>
                <w:szCs w:val="18"/>
                <w:bdr w:val="none" w:sz="0" w:space="0" w:color="auto" w:frame="1"/>
              </w:rPr>
              <w:t>57600</w:t>
            </w:r>
            <w:r>
              <w:rPr>
                <w:rStyle w:val="crayon-sy"/>
                <w:rFonts w:ascii="inherit" w:hAnsi="inherit" w:cs="Courier New"/>
                <w:color w:val="333333"/>
                <w:sz w:val="18"/>
                <w:szCs w:val="18"/>
                <w:bdr w:val="none" w:sz="0" w:space="0" w:color="auto" w:frame="1"/>
              </w:rPr>
              <w:t>);</w:t>
            </w:r>
          </w:p>
          <w:p w14:paraId="772C209D" w14:textId="77777777" w:rsidR="00560C78" w:rsidRDefault="00560C78">
            <w:pPr>
              <w:spacing w:line="225" w:lineRule="atLeast"/>
              <w:textAlignment w:val="baseline"/>
              <w:rPr>
                <w:rFonts w:ascii="inherit" w:hAnsi="inherit" w:cs="Courier New"/>
                <w:color w:val="000000"/>
                <w:sz w:val="18"/>
                <w:szCs w:val="18"/>
              </w:rPr>
            </w:pPr>
            <w:r>
              <w:rPr>
                <w:rFonts w:ascii="inherit" w:hAnsi="inherit" w:cs="Courier New"/>
                <w:color w:val="000000"/>
                <w:sz w:val="18"/>
                <w:szCs w:val="18"/>
              </w:rPr>
              <w:t> </w:t>
            </w:r>
          </w:p>
          <w:p w14:paraId="72EC15A0"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lcd</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clear</w:t>
            </w:r>
            <w:r>
              <w:rPr>
                <w:rStyle w:val="crayon-sy"/>
                <w:rFonts w:ascii="inherit" w:hAnsi="inherit" w:cs="Courier New"/>
                <w:color w:val="333333"/>
                <w:sz w:val="18"/>
                <w:szCs w:val="18"/>
                <w:bdr w:val="none" w:sz="0" w:space="0" w:color="auto" w:frame="1"/>
              </w:rPr>
              <w:t>();</w:t>
            </w:r>
          </w:p>
          <w:p w14:paraId="66069F39"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lcd</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print</w:t>
            </w:r>
            <w:r>
              <w:rPr>
                <w:rStyle w:val="crayon-sy"/>
                <w:rFonts w:ascii="inherit" w:hAnsi="inherit" w:cs="Courier New"/>
                <w:color w:val="333333"/>
                <w:sz w:val="18"/>
                <w:szCs w:val="18"/>
                <w:bdr w:val="none" w:sz="0" w:space="0" w:color="auto" w:frame="1"/>
              </w:rPr>
              <w:t>(</w:t>
            </w:r>
            <w:r>
              <w:rPr>
                <w:rStyle w:val="crayon-s"/>
                <w:rFonts w:ascii="inherit" w:hAnsi="inherit" w:cs="Courier New"/>
                <w:color w:val="008000"/>
                <w:sz w:val="18"/>
                <w:szCs w:val="18"/>
                <w:bdr w:val="none" w:sz="0" w:space="0" w:color="auto" w:frame="1"/>
              </w:rPr>
              <w:t>"Finding Module"</w:t>
            </w:r>
            <w:r>
              <w:rPr>
                <w:rStyle w:val="crayon-sy"/>
                <w:rFonts w:ascii="inherit" w:hAnsi="inherit" w:cs="Courier New"/>
                <w:color w:val="333333"/>
                <w:sz w:val="18"/>
                <w:szCs w:val="18"/>
                <w:bdr w:val="none" w:sz="0" w:space="0" w:color="auto" w:frame="1"/>
              </w:rPr>
              <w:t>);</w:t>
            </w:r>
          </w:p>
          <w:p w14:paraId="2717308A"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lastRenderedPageBreak/>
              <w:t>  </w:t>
            </w:r>
            <w:r>
              <w:rPr>
                <w:rStyle w:val="crayon-v"/>
                <w:rFonts w:ascii="inherit" w:hAnsi="inherit" w:cs="Courier New"/>
                <w:color w:val="002D7A"/>
                <w:sz w:val="18"/>
                <w:szCs w:val="18"/>
                <w:bdr w:val="none" w:sz="0" w:space="0" w:color="auto" w:frame="1"/>
              </w:rPr>
              <w:t>lcd</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setCursor</w:t>
            </w:r>
            <w:r>
              <w:rPr>
                <w:rStyle w:val="crayon-sy"/>
                <w:rFonts w:ascii="inherit" w:hAnsi="inherit" w:cs="Courier New"/>
                <w:color w:val="333333"/>
                <w:sz w:val="18"/>
                <w:szCs w:val="18"/>
                <w:bdr w:val="none" w:sz="0" w:space="0" w:color="auto" w:frame="1"/>
              </w:rPr>
              <w:t>(</w:t>
            </w:r>
            <w:r>
              <w:rPr>
                <w:rStyle w:val="crayon-cn"/>
                <w:rFonts w:ascii="inherit" w:hAnsi="inherit" w:cs="Courier New"/>
                <w:color w:val="CE0000"/>
                <w:sz w:val="18"/>
                <w:szCs w:val="18"/>
                <w:bdr w:val="none" w:sz="0" w:space="0" w:color="auto" w:frame="1"/>
              </w:rPr>
              <w:t>0</w:t>
            </w:r>
            <w:r>
              <w:rPr>
                <w:rStyle w:val="crayon-sy"/>
                <w:rFonts w:ascii="inherit" w:hAnsi="inherit" w:cs="Courier New"/>
                <w:color w:val="333333"/>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cn"/>
                <w:rFonts w:ascii="inherit" w:hAnsi="inherit" w:cs="Courier New"/>
                <w:color w:val="CE0000"/>
                <w:sz w:val="18"/>
                <w:szCs w:val="18"/>
                <w:bdr w:val="none" w:sz="0" w:space="0" w:color="auto" w:frame="1"/>
              </w:rPr>
              <w:t>1</w:t>
            </w:r>
            <w:r>
              <w:rPr>
                <w:rStyle w:val="crayon-sy"/>
                <w:rFonts w:ascii="inherit" w:hAnsi="inherit" w:cs="Courier New"/>
                <w:color w:val="333333"/>
                <w:sz w:val="18"/>
                <w:szCs w:val="18"/>
                <w:bdr w:val="none" w:sz="0" w:space="0" w:color="auto" w:frame="1"/>
              </w:rPr>
              <w:t>);</w:t>
            </w:r>
          </w:p>
          <w:p w14:paraId="3FADE803"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e"/>
                <w:rFonts w:ascii="inherit" w:hAnsi="inherit" w:cs="Courier New"/>
                <w:color w:val="004ED0"/>
                <w:sz w:val="18"/>
                <w:szCs w:val="18"/>
                <w:bdr w:val="none" w:sz="0" w:space="0" w:color="auto" w:frame="1"/>
              </w:rPr>
              <w:t>delay</w:t>
            </w:r>
            <w:r>
              <w:rPr>
                <w:rStyle w:val="crayon-sy"/>
                <w:rFonts w:ascii="inherit" w:hAnsi="inherit" w:cs="Courier New"/>
                <w:color w:val="333333"/>
                <w:sz w:val="18"/>
                <w:szCs w:val="18"/>
                <w:bdr w:val="none" w:sz="0" w:space="0" w:color="auto" w:frame="1"/>
              </w:rPr>
              <w:t>(</w:t>
            </w:r>
            <w:r>
              <w:rPr>
                <w:rStyle w:val="crayon-cn"/>
                <w:rFonts w:ascii="inherit" w:hAnsi="inherit" w:cs="Courier New"/>
                <w:color w:val="CE0000"/>
                <w:sz w:val="18"/>
                <w:szCs w:val="18"/>
                <w:bdr w:val="none" w:sz="0" w:space="0" w:color="auto" w:frame="1"/>
              </w:rPr>
              <w:t>1000</w:t>
            </w:r>
            <w:r>
              <w:rPr>
                <w:rStyle w:val="crayon-sy"/>
                <w:rFonts w:ascii="inherit" w:hAnsi="inherit" w:cs="Courier New"/>
                <w:color w:val="333333"/>
                <w:sz w:val="18"/>
                <w:szCs w:val="18"/>
                <w:bdr w:val="none" w:sz="0" w:space="0" w:color="auto" w:frame="1"/>
              </w:rPr>
              <w:t>);</w:t>
            </w:r>
          </w:p>
          <w:p w14:paraId="0DAA98AE"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Fonts w:ascii="inherit" w:hAnsi="inherit" w:cs="Courier New"/>
                <w:color w:val="000000"/>
                <w:sz w:val="18"/>
                <w:szCs w:val="18"/>
              </w:rPr>
              <w:t> </w:t>
            </w:r>
          </w:p>
          <w:p w14:paraId="64AFF9AA"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t"/>
                <w:rFonts w:ascii="inherit" w:hAnsi="inherit" w:cs="Courier New"/>
                <w:color w:val="800080"/>
                <w:sz w:val="18"/>
                <w:szCs w:val="18"/>
                <w:bdr w:val="none" w:sz="0" w:space="0" w:color="auto" w:frame="1"/>
              </w:rPr>
              <w:t>if</w:t>
            </w:r>
            <w:r>
              <w:rPr>
                <w:rStyle w:val="crayon-h"/>
                <w:rFonts w:ascii="inherit" w:hAnsi="inherit" w:cs="Courier New"/>
                <w:color w:val="006FE0"/>
                <w:sz w:val="18"/>
                <w:szCs w:val="18"/>
                <w:bdr w:val="none" w:sz="0" w:space="0" w:color="auto" w:frame="1"/>
              </w:rPr>
              <w:t xml:space="preserve"> </w:t>
            </w:r>
            <w:r>
              <w:rPr>
                <w:rStyle w:val="crayon-sy"/>
                <w:rFonts w:ascii="inherit" w:hAnsi="inherit" w:cs="Courier New"/>
                <w:color w:val="333333"/>
                <w:sz w:val="18"/>
                <w:szCs w:val="18"/>
                <w:bdr w:val="none" w:sz="0" w:space="0" w:color="auto" w:frame="1"/>
              </w:rPr>
              <w:t>(</w:t>
            </w:r>
            <w:r>
              <w:rPr>
                <w:rStyle w:val="crayon-v"/>
                <w:rFonts w:ascii="inherit" w:hAnsi="inherit" w:cs="Courier New"/>
                <w:color w:val="002D7A"/>
                <w:sz w:val="18"/>
                <w:szCs w:val="18"/>
                <w:bdr w:val="none" w:sz="0" w:space="0" w:color="auto" w:frame="1"/>
              </w:rPr>
              <w:t>finger</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verifyPassword</w:t>
            </w:r>
            <w:r>
              <w:rPr>
                <w:rStyle w:val="crayon-sy"/>
                <w:rFonts w:ascii="inherit" w:hAnsi="inherit" w:cs="Courier New"/>
                <w:color w:val="333333"/>
                <w:sz w:val="18"/>
                <w:szCs w:val="18"/>
                <w:bdr w:val="none" w:sz="0" w:space="0" w:color="auto" w:frame="1"/>
              </w:rPr>
              <w:t>())</w:t>
            </w:r>
          </w:p>
          <w:p w14:paraId="4E09E046"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y"/>
                <w:rFonts w:ascii="inherit" w:hAnsi="inherit" w:cs="Courier New"/>
                <w:color w:val="333333"/>
                <w:sz w:val="18"/>
                <w:szCs w:val="18"/>
                <w:bdr w:val="none" w:sz="0" w:space="0" w:color="auto" w:frame="1"/>
              </w:rPr>
              <w:t>{</w:t>
            </w:r>
          </w:p>
          <w:p w14:paraId="6BEDBE62"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Serial</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println</w:t>
            </w:r>
            <w:r>
              <w:rPr>
                <w:rStyle w:val="crayon-sy"/>
                <w:rFonts w:ascii="inherit" w:hAnsi="inherit" w:cs="Courier New"/>
                <w:color w:val="333333"/>
                <w:sz w:val="18"/>
                <w:szCs w:val="18"/>
                <w:bdr w:val="none" w:sz="0" w:space="0" w:color="auto" w:frame="1"/>
              </w:rPr>
              <w:t>(</w:t>
            </w:r>
            <w:r>
              <w:rPr>
                <w:rStyle w:val="crayon-s"/>
                <w:rFonts w:ascii="inherit" w:hAnsi="inherit" w:cs="Courier New"/>
                <w:color w:val="008000"/>
                <w:sz w:val="18"/>
                <w:szCs w:val="18"/>
                <w:bdr w:val="none" w:sz="0" w:space="0" w:color="auto" w:frame="1"/>
              </w:rPr>
              <w:t>"Found fingerprint sensor!"</w:t>
            </w:r>
            <w:r>
              <w:rPr>
                <w:rStyle w:val="crayon-sy"/>
                <w:rFonts w:ascii="inherit" w:hAnsi="inherit" w:cs="Courier New"/>
                <w:color w:val="333333"/>
                <w:sz w:val="18"/>
                <w:szCs w:val="18"/>
                <w:bdr w:val="none" w:sz="0" w:space="0" w:color="auto" w:frame="1"/>
              </w:rPr>
              <w:t>);</w:t>
            </w:r>
          </w:p>
          <w:p w14:paraId="1AADB774"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lcd</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clear</w:t>
            </w:r>
            <w:r>
              <w:rPr>
                <w:rStyle w:val="crayon-sy"/>
                <w:rFonts w:ascii="inherit" w:hAnsi="inherit" w:cs="Courier New"/>
                <w:color w:val="333333"/>
                <w:sz w:val="18"/>
                <w:szCs w:val="18"/>
                <w:bdr w:val="none" w:sz="0" w:space="0" w:color="auto" w:frame="1"/>
              </w:rPr>
              <w:t>();</w:t>
            </w:r>
          </w:p>
          <w:p w14:paraId="1563AEBE"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lcd</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print</w:t>
            </w:r>
            <w:r>
              <w:rPr>
                <w:rStyle w:val="crayon-sy"/>
                <w:rFonts w:ascii="inherit" w:hAnsi="inherit" w:cs="Courier New"/>
                <w:color w:val="333333"/>
                <w:sz w:val="18"/>
                <w:szCs w:val="18"/>
                <w:bdr w:val="none" w:sz="0" w:space="0" w:color="auto" w:frame="1"/>
              </w:rPr>
              <w:t>(</w:t>
            </w:r>
            <w:r>
              <w:rPr>
                <w:rStyle w:val="crayon-s"/>
                <w:rFonts w:ascii="inherit" w:hAnsi="inherit" w:cs="Courier New"/>
                <w:color w:val="008000"/>
                <w:sz w:val="18"/>
                <w:szCs w:val="18"/>
                <w:bdr w:val="none" w:sz="0" w:space="0" w:color="auto" w:frame="1"/>
              </w:rPr>
              <w:t>"Found Module "</w:t>
            </w:r>
            <w:r>
              <w:rPr>
                <w:rStyle w:val="crayon-sy"/>
                <w:rFonts w:ascii="inherit" w:hAnsi="inherit" w:cs="Courier New"/>
                <w:color w:val="333333"/>
                <w:sz w:val="18"/>
                <w:szCs w:val="18"/>
                <w:bdr w:val="none" w:sz="0" w:space="0" w:color="auto" w:frame="1"/>
              </w:rPr>
              <w:t>);</w:t>
            </w:r>
          </w:p>
          <w:p w14:paraId="2C335B15"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e"/>
                <w:rFonts w:ascii="inherit" w:hAnsi="inherit" w:cs="Courier New"/>
                <w:color w:val="004ED0"/>
                <w:sz w:val="18"/>
                <w:szCs w:val="18"/>
                <w:bdr w:val="none" w:sz="0" w:space="0" w:color="auto" w:frame="1"/>
              </w:rPr>
              <w:t>delay</w:t>
            </w:r>
            <w:r>
              <w:rPr>
                <w:rStyle w:val="crayon-sy"/>
                <w:rFonts w:ascii="inherit" w:hAnsi="inherit" w:cs="Courier New"/>
                <w:color w:val="333333"/>
                <w:sz w:val="18"/>
                <w:szCs w:val="18"/>
                <w:bdr w:val="none" w:sz="0" w:space="0" w:color="auto" w:frame="1"/>
              </w:rPr>
              <w:t>(</w:t>
            </w:r>
            <w:r>
              <w:rPr>
                <w:rStyle w:val="crayon-cn"/>
                <w:rFonts w:ascii="inherit" w:hAnsi="inherit" w:cs="Courier New"/>
                <w:color w:val="CE0000"/>
                <w:sz w:val="18"/>
                <w:szCs w:val="18"/>
                <w:bdr w:val="none" w:sz="0" w:space="0" w:color="auto" w:frame="1"/>
              </w:rPr>
              <w:t>1000</w:t>
            </w:r>
            <w:r>
              <w:rPr>
                <w:rStyle w:val="crayon-sy"/>
                <w:rFonts w:ascii="inherit" w:hAnsi="inherit" w:cs="Courier New"/>
                <w:color w:val="333333"/>
                <w:sz w:val="18"/>
                <w:szCs w:val="18"/>
                <w:bdr w:val="none" w:sz="0" w:space="0" w:color="auto" w:frame="1"/>
              </w:rPr>
              <w:t>);</w:t>
            </w:r>
          </w:p>
          <w:p w14:paraId="493A06FA"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y"/>
                <w:rFonts w:ascii="inherit" w:hAnsi="inherit" w:cs="Courier New"/>
                <w:color w:val="333333"/>
                <w:sz w:val="18"/>
                <w:szCs w:val="18"/>
                <w:bdr w:val="none" w:sz="0" w:space="0" w:color="auto" w:frame="1"/>
              </w:rPr>
              <w:t>}</w:t>
            </w:r>
          </w:p>
          <w:p w14:paraId="522A7033"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t"/>
                <w:rFonts w:ascii="inherit" w:hAnsi="inherit" w:cs="Courier New"/>
                <w:color w:val="800080"/>
                <w:sz w:val="18"/>
                <w:szCs w:val="18"/>
                <w:bdr w:val="none" w:sz="0" w:space="0" w:color="auto" w:frame="1"/>
              </w:rPr>
              <w:t>else</w:t>
            </w:r>
          </w:p>
          <w:p w14:paraId="411F2407"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y"/>
                <w:rFonts w:ascii="inherit" w:hAnsi="inherit" w:cs="Courier New"/>
                <w:color w:val="333333"/>
                <w:sz w:val="18"/>
                <w:szCs w:val="18"/>
                <w:bdr w:val="none" w:sz="0" w:space="0" w:color="auto" w:frame="1"/>
              </w:rPr>
              <w:t>{</w:t>
            </w:r>
          </w:p>
          <w:p w14:paraId="62B5EFAA"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Serial</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println</w:t>
            </w:r>
            <w:r>
              <w:rPr>
                <w:rStyle w:val="crayon-sy"/>
                <w:rFonts w:ascii="inherit" w:hAnsi="inherit" w:cs="Courier New"/>
                <w:color w:val="333333"/>
                <w:sz w:val="18"/>
                <w:szCs w:val="18"/>
                <w:bdr w:val="none" w:sz="0" w:space="0" w:color="auto" w:frame="1"/>
              </w:rPr>
              <w:t>(</w:t>
            </w:r>
            <w:r>
              <w:rPr>
                <w:rStyle w:val="crayon-s"/>
                <w:rFonts w:ascii="inherit" w:hAnsi="inherit" w:cs="Courier New"/>
                <w:color w:val="008000"/>
                <w:sz w:val="18"/>
                <w:szCs w:val="18"/>
                <w:bdr w:val="none" w:sz="0" w:space="0" w:color="auto" w:frame="1"/>
              </w:rPr>
              <w:t>"Did not find fingerprint sensor :("</w:t>
            </w:r>
            <w:r>
              <w:rPr>
                <w:rStyle w:val="crayon-sy"/>
                <w:rFonts w:ascii="inherit" w:hAnsi="inherit" w:cs="Courier New"/>
                <w:color w:val="333333"/>
                <w:sz w:val="18"/>
                <w:szCs w:val="18"/>
                <w:bdr w:val="none" w:sz="0" w:space="0" w:color="auto" w:frame="1"/>
              </w:rPr>
              <w:t>);</w:t>
            </w:r>
          </w:p>
          <w:p w14:paraId="78B845C4"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lcd</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clear</w:t>
            </w:r>
            <w:r>
              <w:rPr>
                <w:rStyle w:val="crayon-sy"/>
                <w:rFonts w:ascii="inherit" w:hAnsi="inherit" w:cs="Courier New"/>
                <w:color w:val="333333"/>
                <w:sz w:val="18"/>
                <w:szCs w:val="18"/>
                <w:bdr w:val="none" w:sz="0" w:space="0" w:color="auto" w:frame="1"/>
              </w:rPr>
              <w:t>();</w:t>
            </w:r>
          </w:p>
          <w:p w14:paraId="50595774"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lcd</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print</w:t>
            </w:r>
            <w:r>
              <w:rPr>
                <w:rStyle w:val="crayon-sy"/>
                <w:rFonts w:ascii="inherit" w:hAnsi="inherit" w:cs="Courier New"/>
                <w:color w:val="333333"/>
                <w:sz w:val="18"/>
                <w:szCs w:val="18"/>
                <w:bdr w:val="none" w:sz="0" w:space="0" w:color="auto" w:frame="1"/>
              </w:rPr>
              <w:t>(</w:t>
            </w:r>
            <w:r>
              <w:rPr>
                <w:rStyle w:val="crayon-s"/>
                <w:rFonts w:ascii="inherit" w:hAnsi="inherit" w:cs="Courier New"/>
                <w:color w:val="008000"/>
                <w:sz w:val="18"/>
                <w:szCs w:val="18"/>
                <w:bdr w:val="none" w:sz="0" w:space="0" w:color="auto" w:frame="1"/>
              </w:rPr>
              <w:t>"module not Found"</w:t>
            </w:r>
            <w:r>
              <w:rPr>
                <w:rStyle w:val="crayon-sy"/>
                <w:rFonts w:ascii="inherit" w:hAnsi="inherit" w:cs="Courier New"/>
                <w:color w:val="333333"/>
                <w:sz w:val="18"/>
                <w:szCs w:val="18"/>
                <w:bdr w:val="none" w:sz="0" w:space="0" w:color="auto" w:frame="1"/>
              </w:rPr>
              <w:t>);</w:t>
            </w:r>
          </w:p>
          <w:p w14:paraId="0E7CE2AC"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lcd</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setCursor</w:t>
            </w:r>
            <w:r>
              <w:rPr>
                <w:rStyle w:val="crayon-sy"/>
                <w:rFonts w:ascii="inherit" w:hAnsi="inherit" w:cs="Courier New"/>
                <w:color w:val="333333"/>
                <w:sz w:val="18"/>
                <w:szCs w:val="18"/>
                <w:bdr w:val="none" w:sz="0" w:space="0" w:color="auto" w:frame="1"/>
              </w:rPr>
              <w:t>(</w:t>
            </w:r>
            <w:r>
              <w:rPr>
                <w:rStyle w:val="crayon-cn"/>
                <w:rFonts w:ascii="inherit" w:hAnsi="inherit" w:cs="Courier New"/>
                <w:color w:val="CE0000"/>
                <w:sz w:val="18"/>
                <w:szCs w:val="18"/>
                <w:bdr w:val="none" w:sz="0" w:space="0" w:color="auto" w:frame="1"/>
              </w:rPr>
              <w:t>0</w:t>
            </w:r>
            <w:r>
              <w:rPr>
                <w:rStyle w:val="crayon-sy"/>
                <w:rFonts w:ascii="inherit" w:hAnsi="inherit" w:cs="Courier New"/>
                <w:color w:val="333333"/>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cn"/>
                <w:rFonts w:ascii="inherit" w:hAnsi="inherit" w:cs="Courier New"/>
                <w:color w:val="CE0000"/>
                <w:sz w:val="18"/>
                <w:szCs w:val="18"/>
                <w:bdr w:val="none" w:sz="0" w:space="0" w:color="auto" w:frame="1"/>
              </w:rPr>
              <w:t>1</w:t>
            </w:r>
            <w:r>
              <w:rPr>
                <w:rStyle w:val="crayon-sy"/>
                <w:rFonts w:ascii="inherit" w:hAnsi="inherit" w:cs="Courier New"/>
                <w:color w:val="333333"/>
                <w:sz w:val="18"/>
                <w:szCs w:val="18"/>
                <w:bdr w:val="none" w:sz="0" w:space="0" w:color="auto" w:frame="1"/>
              </w:rPr>
              <w:t>);</w:t>
            </w:r>
          </w:p>
          <w:p w14:paraId="681098AE"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lcd</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print</w:t>
            </w:r>
            <w:r>
              <w:rPr>
                <w:rStyle w:val="crayon-sy"/>
                <w:rFonts w:ascii="inherit" w:hAnsi="inherit" w:cs="Courier New"/>
                <w:color w:val="333333"/>
                <w:sz w:val="18"/>
                <w:szCs w:val="18"/>
                <w:bdr w:val="none" w:sz="0" w:space="0" w:color="auto" w:frame="1"/>
              </w:rPr>
              <w:t>(</w:t>
            </w:r>
            <w:r>
              <w:rPr>
                <w:rStyle w:val="crayon-s"/>
                <w:rFonts w:ascii="inherit" w:hAnsi="inherit" w:cs="Courier New"/>
                <w:color w:val="008000"/>
                <w:sz w:val="18"/>
                <w:szCs w:val="18"/>
                <w:bdr w:val="none" w:sz="0" w:space="0" w:color="auto" w:frame="1"/>
              </w:rPr>
              <w:t>"Check Connections"</w:t>
            </w:r>
            <w:r>
              <w:rPr>
                <w:rStyle w:val="crayon-sy"/>
                <w:rFonts w:ascii="inherit" w:hAnsi="inherit" w:cs="Courier New"/>
                <w:color w:val="333333"/>
                <w:sz w:val="18"/>
                <w:szCs w:val="18"/>
                <w:bdr w:val="none" w:sz="0" w:space="0" w:color="auto" w:frame="1"/>
              </w:rPr>
              <w:t>);</w:t>
            </w:r>
          </w:p>
          <w:p w14:paraId="5FBE2DE4"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t"/>
                <w:rFonts w:ascii="inherit" w:hAnsi="inherit" w:cs="Courier New"/>
                <w:color w:val="800080"/>
                <w:sz w:val="18"/>
                <w:szCs w:val="18"/>
                <w:bdr w:val="none" w:sz="0" w:space="0" w:color="auto" w:frame="1"/>
              </w:rPr>
              <w:t>while</w:t>
            </w:r>
            <w:r>
              <w:rPr>
                <w:rStyle w:val="crayon-h"/>
                <w:rFonts w:ascii="inherit" w:hAnsi="inherit" w:cs="Courier New"/>
                <w:color w:val="006FE0"/>
                <w:sz w:val="18"/>
                <w:szCs w:val="18"/>
                <w:bdr w:val="none" w:sz="0" w:space="0" w:color="auto" w:frame="1"/>
              </w:rPr>
              <w:t xml:space="preserve"> </w:t>
            </w:r>
            <w:r>
              <w:rPr>
                <w:rStyle w:val="crayon-sy"/>
                <w:rFonts w:ascii="inherit" w:hAnsi="inherit" w:cs="Courier New"/>
                <w:color w:val="333333"/>
                <w:sz w:val="18"/>
                <w:szCs w:val="18"/>
                <w:bdr w:val="none" w:sz="0" w:space="0" w:color="auto" w:frame="1"/>
              </w:rPr>
              <w:t>(</w:t>
            </w:r>
            <w:r>
              <w:rPr>
                <w:rStyle w:val="crayon-cn"/>
                <w:rFonts w:ascii="inherit" w:hAnsi="inherit" w:cs="Courier New"/>
                <w:color w:val="CE0000"/>
                <w:sz w:val="18"/>
                <w:szCs w:val="18"/>
                <w:bdr w:val="none" w:sz="0" w:space="0" w:color="auto" w:frame="1"/>
              </w:rPr>
              <w:t>1</w:t>
            </w:r>
            <w:r>
              <w:rPr>
                <w:rStyle w:val="crayon-sy"/>
                <w:rFonts w:ascii="inherit" w:hAnsi="inherit" w:cs="Courier New"/>
                <w:color w:val="333333"/>
                <w:sz w:val="18"/>
                <w:szCs w:val="18"/>
                <w:bdr w:val="none" w:sz="0" w:space="0" w:color="auto" w:frame="1"/>
              </w:rPr>
              <w:t>);</w:t>
            </w:r>
          </w:p>
          <w:p w14:paraId="1DF36623"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y"/>
                <w:rFonts w:ascii="inherit" w:hAnsi="inherit" w:cs="Courier New"/>
                <w:color w:val="333333"/>
                <w:sz w:val="18"/>
                <w:szCs w:val="18"/>
                <w:bdr w:val="none" w:sz="0" w:space="0" w:color="auto" w:frame="1"/>
              </w:rPr>
              <w:t>}</w:t>
            </w:r>
          </w:p>
          <w:p w14:paraId="1DA20C2E" w14:textId="77777777" w:rsidR="00560C78" w:rsidRDefault="00560C78">
            <w:pPr>
              <w:spacing w:line="225" w:lineRule="atLeast"/>
              <w:textAlignment w:val="baseline"/>
              <w:rPr>
                <w:rFonts w:ascii="inherit" w:hAnsi="inherit" w:cs="Courier New"/>
                <w:color w:val="000000"/>
                <w:sz w:val="18"/>
                <w:szCs w:val="18"/>
              </w:rPr>
            </w:pPr>
            <w:r>
              <w:rPr>
                <w:rStyle w:val="crayon-sy"/>
                <w:rFonts w:ascii="inherit" w:hAnsi="inherit" w:cs="Courier New"/>
                <w:color w:val="333333"/>
                <w:sz w:val="18"/>
                <w:szCs w:val="18"/>
                <w:bdr w:val="none" w:sz="0" w:space="0" w:color="auto" w:frame="1"/>
              </w:rPr>
              <w:t>}</w:t>
            </w:r>
          </w:p>
          <w:p w14:paraId="6CBA14C7"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Fonts w:ascii="inherit" w:hAnsi="inherit" w:cs="Courier New"/>
                <w:color w:val="000000"/>
                <w:sz w:val="18"/>
                <w:szCs w:val="18"/>
              </w:rPr>
              <w:t> </w:t>
            </w:r>
          </w:p>
          <w:p w14:paraId="39BC0EDA" w14:textId="77777777" w:rsidR="00560C78" w:rsidRDefault="00560C78">
            <w:pPr>
              <w:spacing w:line="225" w:lineRule="atLeast"/>
              <w:textAlignment w:val="baseline"/>
              <w:rPr>
                <w:rFonts w:ascii="inherit" w:hAnsi="inherit" w:cs="Courier New"/>
                <w:color w:val="000000"/>
                <w:sz w:val="18"/>
                <w:szCs w:val="18"/>
              </w:rPr>
            </w:pPr>
            <w:r>
              <w:rPr>
                <w:rStyle w:val="crayon-t"/>
                <w:rFonts w:ascii="inherit" w:hAnsi="inherit" w:cs="Courier New"/>
                <w:color w:val="800080"/>
                <w:sz w:val="18"/>
                <w:szCs w:val="18"/>
                <w:bdr w:val="none" w:sz="0" w:space="0" w:color="auto" w:frame="1"/>
              </w:rPr>
              <w:t>void</w:t>
            </w:r>
            <w:r>
              <w:rPr>
                <w:rStyle w:val="crayon-h"/>
                <w:rFonts w:ascii="inherit" w:hAnsi="inherit" w:cs="Courier New"/>
                <w:color w:val="006FE0"/>
                <w:sz w:val="18"/>
                <w:szCs w:val="18"/>
                <w:bdr w:val="none" w:sz="0" w:space="0" w:color="auto" w:frame="1"/>
              </w:rPr>
              <w:t xml:space="preserve"> </w:t>
            </w:r>
            <w:r>
              <w:rPr>
                <w:rStyle w:val="crayon-e"/>
                <w:rFonts w:ascii="inherit" w:hAnsi="inherit" w:cs="Courier New"/>
                <w:color w:val="004ED0"/>
                <w:sz w:val="18"/>
                <w:szCs w:val="18"/>
                <w:bdr w:val="none" w:sz="0" w:space="0" w:color="auto" w:frame="1"/>
              </w:rPr>
              <w:t>loop</w:t>
            </w:r>
            <w:r>
              <w:rPr>
                <w:rStyle w:val="crayon-sy"/>
                <w:rFonts w:ascii="inherit" w:hAnsi="inherit" w:cs="Courier New"/>
                <w:color w:val="333333"/>
                <w:sz w:val="18"/>
                <w:szCs w:val="18"/>
                <w:bdr w:val="none" w:sz="0" w:space="0" w:color="auto" w:frame="1"/>
              </w:rPr>
              <w:t>()</w:t>
            </w:r>
          </w:p>
          <w:p w14:paraId="7E92A512"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sy"/>
                <w:rFonts w:ascii="inherit" w:hAnsi="inherit" w:cs="Courier New"/>
                <w:color w:val="333333"/>
                <w:sz w:val="18"/>
                <w:szCs w:val="18"/>
                <w:bdr w:val="none" w:sz="0" w:space="0" w:color="auto" w:frame="1"/>
              </w:rPr>
              <w:t>{</w:t>
            </w:r>
          </w:p>
          <w:p w14:paraId="5AD3A89C"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lcd</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setCursor</w:t>
            </w:r>
            <w:r>
              <w:rPr>
                <w:rStyle w:val="crayon-sy"/>
                <w:rFonts w:ascii="inherit" w:hAnsi="inherit" w:cs="Courier New"/>
                <w:color w:val="333333"/>
                <w:sz w:val="18"/>
                <w:szCs w:val="18"/>
                <w:bdr w:val="none" w:sz="0" w:space="0" w:color="auto" w:frame="1"/>
              </w:rPr>
              <w:t>(</w:t>
            </w:r>
            <w:r>
              <w:rPr>
                <w:rStyle w:val="crayon-cn"/>
                <w:rFonts w:ascii="inherit" w:hAnsi="inherit" w:cs="Courier New"/>
                <w:color w:val="CE0000"/>
                <w:sz w:val="18"/>
                <w:szCs w:val="18"/>
                <w:bdr w:val="none" w:sz="0" w:space="0" w:color="auto" w:frame="1"/>
              </w:rPr>
              <w:t>0</w:t>
            </w:r>
            <w:r>
              <w:rPr>
                <w:rStyle w:val="crayon-sy"/>
                <w:rFonts w:ascii="inherit" w:hAnsi="inherit" w:cs="Courier New"/>
                <w:color w:val="333333"/>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cn"/>
                <w:rFonts w:ascii="inherit" w:hAnsi="inherit" w:cs="Courier New"/>
                <w:color w:val="CE0000"/>
                <w:sz w:val="18"/>
                <w:szCs w:val="18"/>
                <w:bdr w:val="none" w:sz="0" w:space="0" w:color="auto" w:frame="1"/>
              </w:rPr>
              <w:t>0</w:t>
            </w:r>
            <w:r>
              <w:rPr>
                <w:rStyle w:val="crayon-sy"/>
                <w:rFonts w:ascii="inherit" w:hAnsi="inherit" w:cs="Courier New"/>
                <w:color w:val="333333"/>
                <w:sz w:val="18"/>
                <w:szCs w:val="18"/>
                <w:bdr w:val="none" w:sz="0" w:space="0" w:color="auto" w:frame="1"/>
              </w:rPr>
              <w:t>);</w:t>
            </w:r>
          </w:p>
          <w:p w14:paraId="04F8594B"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lcd</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print</w:t>
            </w:r>
            <w:r>
              <w:rPr>
                <w:rStyle w:val="crayon-sy"/>
                <w:rFonts w:ascii="inherit" w:hAnsi="inherit" w:cs="Courier New"/>
                <w:color w:val="333333"/>
                <w:sz w:val="18"/>
                <w:szCs w:val="18"/>
                <w:bdr w:val="none" w:sz="0" w:space="0" w:color="auto" w:frame="1"/>
              </w:rPr>
              <w:t>(</w:t>
            </w:r>
            <w:r>
              <w:rPr>
                <w:rStyle w:val="crayon-s"/>
                <w:rFonts w:ascii="inherit" w:hAnsi="inherit" w:cs="Courier New"/>
                <w:color w:val="008000"/>
                <w:sz w:val="18"/>
                <w:szCs w:val="18"/>
                <w:bdr w:val="none" w:sz="0" w:space="0" w:color="auto" w:frame="1"/>
              </w:rPr>
              <w:t>"Press UP/Down "</w:t>
            </w:r>
            <w:r>
              <w:rPr>
                <w:rStyle w:val="crayon-sy"/>
                <w:rFonts w:ascii="inherit" w:hAnsi="inherit" w:cs="Courier New"/>
                <w:color w:val="333333"/>
                <w:sz w:val="18"/>
                <w:szCs w:val="18"/>
                <w:bdr w:val="none" w:sz="0" w:space="0" w:color="auto" w:frame="1"/>
              </w:rPr>
              <w:t>);</w:t>
            </w:r>
          </w:p>
          <w:p w14:paraId="468645F2"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lcd</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setCursor</w:t>
            </w:r>
            <w:r>
              <w:rPr>
                <w:rStyle w:val="crayon-sy"/>
                <w:rFonts w:ascii="inherit" w:hAnsi="inherit" w:cs="Courier New"/>
                <w:color w:val="333333"/>
                <w:sz w:val="18"/>
                <w:szCs w:val="18"/>
                <w:bdr w:val="none" w:sz="0" w:space="0" w:color="auto" w:frame="1"/>
              </w:rPr>
              <w:t>(</w:t>
            </w:r>
            <w:r>
              <w:rPr>
                <w:rStyle w:val="crayon-cn"/>
                <w:rFonts w:ascii="inherit" w:hAnsi="inherit" w:cs="Courier New"/>
                <w:color w:val="CE0000"/>
                <w:sz w:val="18"/>
                <w:szCs w:val="18"/>
                <w:bdr w:val="none" w:sz="0" w:space="0" w:color="auto" w:frame="1"/>
              </w:rPr>
              <w:t>0</w:t>
            </w:r>
            <w:r>
              <w:rPr>
                <w:rStyle w:val="crayon-sy"/>
                <w:rFonts w:ascii="inherit" w:hAnsi="inherit" w:cs="Courier New"/>
                <w:color w:val="333333"/>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cn"/>
                <w:rFonts w:ascii="inherit" w:hAnsi="inherit" w:cs="Courier New"/>
                <w:color w:val="CE0000"/>
                <w:sz w:val="18"/>
                <w:szCs w:val="18"/>
                <w:bdr w:val="none" w:sz="0" w:space="0" w:color="auto" w:frame="1"/>
              </w:rPr>
              <w:t>1</w:t>
            </w:r>
            <w:r>
              <w:rPr>
                <w:rStyle w:val="crayon-sy"/>
                <w:rFonts w:ascii="inherit" w:hAnsi="inherit" w:cs="Courier New"/>
                <w:color w:val="333333"/>
                <w:sz w:val="18"/>
                <w:szCs w:val="18"/>
                <w:bdr w:val="none" w:sz="0" w:space="0" w:color="auto" w:frame="1"/>
              </w:rPr>
              <w:t>);</w:t>
            </w:r>
          </w:p>
          <w:p w14:paraId="28363B7E"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lcd</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print</w:t>
            </w:r>
            <w:r>
              <w:rPr>
                <w:rStyle w:val="crayon-sy"/>
                <w:rFonts w:ascii="inherit" w:hAnsi="inherit" w:cs="Courier New"/>
                <w:color w:val="333333"/>
                <w:sz w:val="18"/>
                <w:szCs w:val="18"/>
                <w:bdr w:val="none" w:sz="0" w:space="0" w:color="auto" w:frame="1"/>
              </w:rPr>
              <w:t>(</w:t>
            </w:r>
            <w:r>
              <w:rPr>
                <w:rStyle w:val="crayon-s"/>
                <w:rFonts w:ascii="inherit" w:hAnsi="inherit" w:cs="Courier New"/>
                <w:color w:val="008000"/>
                <w:sz w:val="18"/>
                <w:szCs w:val="18"/>
                <w:bdr w:val="none" w:sz="0" w:space="0" w:color="auto" w:frame="1"/>
              </w:rPr>
              <w:t>"to start System"</w:t>
            </w:r>
            <w:r>
              <w:rPr>
                <w:rStyle w:val="crayon-sy"/>
                <w:rFonts w:ascii="inherit" w:hAnsi="inherit" w:cs="Courier New"/>
                <w:color w:val="333333"/>
                <w:sz w:val="18"/>
                <w:szCs w:val="18"/>
                <w:bdr w:val="none" w:sz="0" w:space="0" w:color="auto" w:frame="1"/>
              </w:rPr>
              <w:t>);</w:t>
            </w:r>
          </w:p>
          <w:p w14:paraId="43951DCD" w14:textId="77777777" w:rsidR="00560C78" w:rsidRDefault="00560C78">
            <w:pPr>
              <w:spacing w:line="225" w:lineRule="atLeast"/>
              <w:textAlignment w:val="baseline"/>
              <w:rPr>
                <w:rFonts w:ascii="inherit" w:hAnsi="inherit" w:cs="Courier New"/>
                <w:color w:val="000000"/>
                <w:sz w:val="18"/>
                <w:szCs w:val="18"/>
              </w:rPr>
            </w:pPr>
            <w:r>
              <w:rPr>
                <w:rFonts w:ascii="inherit" w:hAnsi="inherit" w:cs="Courier New"/>
                <w:color w:val="000000"/>
                <w:sz w:val="18"/>
                <w:szCs w:val="18"/>
              </w:rPr>
              <w:t> </w:t>
            </w:r>
          </w:p>
          <w:p w14:paraId="4AA510D2"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e"/>
                <w:rFonts w:ascii="inherit" w:hAnsi="inherit" w:cs="Courier New"/>
                <w:color w:val="004ED0"/>
                <w:sz w:val="18"/>
                <w:szCs w:val="18"/>
                <w:bdr w:val="none" w:sz="0" w:space="0" w:color="auto" w:frame="1"/>
              </w:rPr>
              <w:t>digitalWrite</w:t>
            </w:r>
            <w:r>
              <w:rPr>
                <w:rStyle w:val="crayon-sy"/>
                <w:rFonts w:ascii="inherit" w:hAnsi="inherit" w:cs="Courier New"/>
                <w:color w:val="333333"/>
                <w:sz w:val="18"/>
                <w:szCs w:val="18"/>
                <w:bdr w:val="none" w:sz="0" w:space="0" w:color="auto" w:frame="1"/>
              </w:rPr>
              <w:t>(</w:t>
            </w:r>
            <w:r>
              <w:rPr>
                <w:rStyle w:val="crayon-v"/>
                <w:rFonts w:ascii="inherit" w:hAnsi="inherit" w:cs="Courier New"/>
                <w:color w:val="002D7A"/>
                <w:sz w:val="18"/>
                <w:szCs w:val="18"/>
                <w:bdr w:val="none" w:sz="0" w:space="0" w:color="auto" w:frame="1"/>
              </w:rPr>
              <w:t>Door_Close</w:t>
            </w:r>
            <w:r>
              <w:rPr>
                <w:rStyle w:val="crayon-sy"/>
                <w:rFonts w:ascii="inherit" w:hAnsi="inherit" w:cs="Courier New"/>
                <w:color w:val="333333"/>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v"/>
                <w:rFonts w:ascii="inherit" w:hAnsi="inherit" w:cs="Courier New"/>
                <w:color w:val="002D7A"/>
                <w:sz w:val="18"/>
                <w:szCs w:val="18"/>
                <w:bdr w:val="none" w:sz="0" w:space="0" w:color="auto" w:frame="1"/>
              </w:rPr>
              <w:t>HIGH</w:t>
            </w:r>
            <w:r>
              <w:rPr>
                <w:rStyle w:val="crayon-sy"/>
                <w:rFonts w:ascii="inherit" w:hAnsi="inherit" w:cs="Courier New"/>
                <w:color w:val="333333"/>
                <w:sz w:val="18"/>
                <w:szCs w:val="18"/>
                <w:bdr w:val="none" w:sz="0" w:space="0" w:color="auto" w:frame="1"/>
              </w:rPr>
              <w:t>);</w:t>
            </w:r>
          </w:p>
          <w:p w14:paraId="39832FD7"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t"/>
                <w:rFonts w:ascii="inherit" w:hAnsi="inherit" w:cs="Courier New"/>
                <w:color w:val="800080"/>
                <w:sz w:val="18"/>
                <w:szCs w:val="18"/>
                <w:bdr w:val="none" w:sz="0" w:space="0" w:color="auto" w:frame="1"/>
              </w:rPr>
              <w:t>if</w:t>
            </w:r>
            <w:r>
              <w:rPr>
                <w:rStyle w:val="crayon-h"/>
                <w:rFonts w:ascii="inherit" w:hAnsi="inherit" w:cs="Courier New"/>
                <w:color w:val="006FE0"/>
                <w:sz w:val="18"/>
                <w:szCs w:val="18"/>
                <w:bdr w:val="none" w:sz="0" w:space="0" w:color="auto" w:frame="1"/>
              </w:rPr>
              <w:t xml:space="preserve"> </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digitalRead</w:t>
            </w:r>
            <w:r>
              <w:rPr>
                <w:rStyle w:val="crayon-sy"/>
                <w:rFonts w:ascii="inherit" w:hAnsi="inherit" w:cs="Courier New"/>
                <w:color w:val="333333"/>
                <w:sz w:val="18"/>
                <w:szCs w:val="18"/>
                <w:bdr w:val="none" w:sz="0" w:space="0" w:color="auto" w:frame="1"/>
              </w:rPr>
              <w:t>(</w:t>
            </w:r>
            <w:r>
              <w:rPr>
                <w:rStyle w:val="crayon-v"/>
                <w:rFonts w:ascii="inherit" w:hAnsi="inherit" w:cs="Courier New"/>
                <w:color w:val="002D7A"/>
                <w:sz w:val="18"/>
                <w:szCs w:val="18"/>
                <w:bdr w:val="none" w:sz="0" w:space="0" w:color="auto" w:frame="1"/>
              </w:rPr>
              <w:t>up</w:t>
            </w:r>
            <w:r>
              <w:rPr>
                <w:rStyle w:val="crayon-sy"/>
                <w:rFonts w:ascii="inherit" w:hAnsi="inherit" w:cs="Courier New"/>
                <w:color w:val="333333"/>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o"/>
                <w:rFonts w:ascii="inherit" w:hAnsi="inherit" w:cs="Courier New"/>
                <w:color w:val="006FE0"/>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cn"/>
                <w:rFonts w:ascii="inherit" w:hAnsi="inherit" w:cs="Courier New"/>
                <w:color w:val="CE0000"/>
                <w:sz w:val="18"/>
                <w:szCs w:val="18"/>
                <w:bdr w:val="none" w:sz="0" w:space="0" w:color="auto" w:frame="1"/>
              </w:rPr>
              <w:t>0</w:t>
            </w:r>
            <w:r>
              <w:rPr>
                <w:rStyle w:val="crayon-h"/>
                <w:rFonts w:ascii="inherit" w:hAnsi="inherit" w:cs="Courier New"/>
                <w:color w:val="006FE0"/>
                <w:sz w:val="18"/>
                <w:szCs w:val="18"/>
                <w:bdr w:val="none" w:sz="0" w:space="0" w:color="auto" w:frame="1"/>
              </w:rPr>
              <w:t xml:space="preserve"> </w:t>
            </w:r>
            <w:r>
              <w:rPr>
                <w:rStyle w:val="crayon-o"/>
                <w:rFonts w:ascii="inherit" w:hAnsi="inherit" w:cs="Courier New"/>
                <w:color w:val="006FE0"/>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e"/>
                <w:rFonts w:ascii="inherit" w:hAnsi="inherit" w:cs="Courier New"/>
                <w:color w:val="004ED0"/>
                <w:sz w:val="18"/>
                <w:szCs w:val="18"/>
                <w:bdr w:val="none" w:sz="0" w:space="0" w:color="auto" w:frame="1"/>
              </w:rPr>
              <w:t>digitalRead</w:t>
            </w:r>
            <w:r>
              <w:rPr>
                <w:rStyle w:val="crayon-sy"/>
                <w:rFonts w:ascii="inherit" w:hAnsi="inherit" w:cs="Courier New"/>
                <w:color w:val="333333"/>
                <w:sz w:val="18"/>
                <w:szCs w:val="18"/>
                <w:bdr w:val="none" w:sz="0" w:space="0" w:color="auto" w:frame="1"/>
              </w:rPr>
              <w:t>(</w:t>
            </w:r>
            <w:r>
              <w:rPr>
                <w:rStyle w:val="crayon-v"/>
                <w:rFonts w:ascii="inherit" w:hAnsi="inherit" w:cs="Courier New"/>
                <w:color w:val="002D7A"/>
                <w:sz w:val="18"/>
                <w:szCs w:val="18"/>
                <w:bdr w:val="none" w:sz="0" w:space="0" w:color="auto" w:frame="1"/>
              </w:rPr>
              <w:t>down</w:t>
            </w:r>
            <w:r>
              <w:rPr>
                <w:rStyle w:val="crayon-sy"/>
                <w:rFonts w:ascii="inherit" w:hAnsi="inherit" w:cs="Courier New"/>
                <w:color w:val="333333"/>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o"/>
                <w:rFonts w:ascii="inherit" w:hAnsi="inherit" w:cs="Courier New"/>
                <w:color w:val="006FE0"/>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cn"/>
                <w:rFonts w:ascii="inherit" w:hAnsi="inherit" w:cs="Courier New"/>
                <w:color w:val="CE0000"/>
                <w:sz w:val="18"/>
                <w:szCs w:val="18"/>
                <w:bdr w:val="none" w:sz="0" w:space="0" w:color="auto" w:frame="1"/>
              </w:rPr>
              <w:t>0</w:t>
            </w:r>
            <w:r>
              <w:rPr>
                <w:rStyle w:val="crayon-sy"/>
                <w:rFonts w:ascii="inherit" w:hAnsi="inherit" w:cs="Courier New"/>
                <w:color w:val="333333"/>
                <w:sz w:val="18"/>
                <w:szCs w:val="18"/>
                <w:bdr w:val="none" w:sz="0" w:space="0" w:color="auto" w:frame="1"/>
              </w:rPr>
              <w:t>)</w:t>
            </w:r>
          </w:p>
          <w:p w14:paraId="78CF25FE"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y"/>
                <w:rFonts w:ascii="inherit" w:hAnsi="inherit" w:cs="Courier New"/>
                <w:color w:val="333333"/>
                <w:sz w:val="18"/>
                <w:szCs w:val="18"/>
                <w:bdr w:val="none" w:sz="0" w:space="0" w:color="auto" w:frame="1"/>
              </w:rPr>
              <w:t>{</w:t>
            </w:r>
          </w:p>
          <w:p w14:paraId="3DF167C7"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t"/>
                <w:rFonts w:ascii="inherit" w:hAnsi="inherit" w:cs="Courier New"/>
                <w:color w:val="800080"/>
                <w:sz w:val="18"/>
                <w:szCs w:val="18"/>
                <w:bdr w:val="none" w:sz="0" w:space="0" w:color="auto" w:frame="1"/>
              </w:rPr>
              <w:t>for</w:t>
            </w:r>
            <w:r>
              <w:rPr>
                <w:rStyle w:val="crayon-h"/>
                <w:rFonts w:ascii="inherit" w:hAnsi="inherit" w:cs="Courier New"/>
                <w:color w:val="006FE0"/>
                <w:sz w:val="18"/>
                <w:szCs w:val="18"/>
                <w:bdr w:val="none" w:sz="0" w:space="0" w:color="auto" w:frame="1"/>
              </w:rPr>
              <w:t xml:space="preserve"> </w:t>
            </w:r>
            <w:r>
              <w:rPr>
                <w:rStyle w:val="crayon-sy"/>
                <w:rFonts w:ascii="inherit" w:hAnsi="inherit" w:cs="Courier New"/>
                <w:color w:val="333333"/>
                <w:sz w:val="18"/>
                <w:szCs w:val="18"/>
                <w:bdr w:val="none" w:sz="0" w:space="0" w:color="auto" w:frame="1"/>
              </w:rPr>
              <w:t>(</w:t>
            </w:r>
            <w:r>
              <w:rPr>
                <w:rStyle w:val="crayon-t"/>
                <w:rFonts w:ascii="inherit" w:hAnsi="inherit" w:cs="Courier New"/>
                <w:color w:val="800080"/>
                <w:sz w:val="18"/>
                <w:szCs w:val="18"/>
                <w:bdr w:val="none" w:sz="0" w:space="0" w:color="auto" w:frame="1"/>
              </w:rPr>
              <w:t>int</w:t>
            </w:r>
            <w:r>
              <w:rPr>
                <w:rStyle w:val="crayon-h"/>
                <w:rFonts w:ascii="inherit" w:hAnsi="inherit" w:cs="Courier New"/>
                <w:color w:val="006FE0"/>
                <w:sz w:val="18"/>
                <w:szCs w:val="18"/>
                <w:bdr w:val="none" w:sz="0" w:space="0" w:color="auto" w:frame="1"/>
              </w:rPr>
              <w:t xml:space="preserve"> </w:t>
            </w:r>
            <w:r>
              <w:rPr>
                <w:rStyle w:val="crayon-v"/>
                <w:rFonts w:ascii="inherit" w:hAnsi="inherit" w:cs="Courier New"/>
                <w:color w:val="002D7A"/>
                <w:sz w:val="18"/>
                <w:szCs w:val="18"/>
                <w:bdr w:val="none" w:sz="0" w:space="0" w:color="auto" w:frame="1"/>
              </w:rPr>
              <w:t>i</w:t>
            </w:r>
            <w:r>
              <w:rPr>
                <w:rStyle w:val="crayon-h"/>
                <w:rFonts w:ascii="inherit" w:hAnsi="inherit" w:cs="Courier New"/>
                <w:color w:val="006FE0"/>
                <w:sz w:val="18"/>
                <w:szCs w:val="18"/>
                <w:bdr w:val="none" w:sz="0" w:space="0" w:color="auto" w:frame="1"/>
              </w:rPr>
              <w:t xml:space="preserve"> </w:t>
            </w:r>
            <w:r>
              <w:rPr>
                <w:rStyle w:val="crayon-o"/>
                <w:rFonts w:ascii="inherit" w:hAnsi="inherit" w:cs="Courier New"/>
                <w:color w:val="006FE0"/>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cn"/>
                <w:rFonts w:ascii="inherit" w:hAnsi="inherit" w:cs="Courier New"/>
                <w:color w:val="CE0000"/>
                <w:sz w:val="18"/>
                <w:szCs w:val="18"/>
                <w:bdr w:val="none" w:sz="0" w:space="0" w:color="auto" w:frame="1"/>
              </w:rPr>
              <w:t>0</w:t>
            </w:r>
            <w:r>
              <w:rPr>
                <w:rStyle w:val="crayon-sy"/>
                <w:rFonts w:ascii="inherit" w:hAnsi="inherit" w:cs="Courier New"/>
                <w:color w:val="333333"/>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v"/>
                <w:rFonts w:ascii="inherit" w:hAnsi="inherit" w:cs="Courier New"/>
                <w:color w:val="002D7A"/>
                <w:sz w:val="18"/>
                <w:szCs w:val="18"/>
                <w:bdr w:val="none" w:sz="0" w:space="0" w:color="auto" w:frame="1"/>
              </w:rPr>
              <w:t>i</w:t>
            </w:r>
            <w:r>
              <w:rPr>
                <w:rStyle w:val="crayon-h"/>
                <w:rFonts w:ascii="inherit" w:hAnsi="inherit" w:cs="Courier New"/>
                <w:color w:val="006FE0"/>
                <w:sz w:val="18"/>
                <w:szCs w:val="18"/>
                <w:bdr w:val="none" w:sz="0" w:space="0" w:color="auto" w:frame="1"/>
              </w:rPr>
              <w:t xml:space="preserve"> </w:t>
            </w:r>
            <w:r>
              <w:rPr>
                <w:rStyle w:val="crayon-o"/>
                <w:rFonts w:ascii="inherit" w:hAnsi="inherit" w:cs="Courier New"/>
                <w:color w:val="006FE0"/>
                <w:sz w:val="18"/>
                <w:szCs w:val="18"/>
                <w:bdr w:val="none" w:sz="0" w:space="0" w:color="auto" w:frame="1"/>
              </w:rPr>
              <w:t>&lt;</w:t>
            </w:r>
            <w:r>
              <w:rPr>
                <w:rStyle w:val="crayon-h"/>
                <w:rFonts w:ascii="inherit" w:hAnsi="inherit" w:cs="Courier New"/>
                <w:color w:val="006FE0"/>
                <w:sz w:val="18"/>
                <w:szCs w:val="18"/>
                <w:bdr w:val="none" w:sz="0" w:space="0" w:color="auto" w:frame="1"/>
              </w:rPr>
              <w:t xml:space="preserve"> </w:t>
            </w:r>
            <w:r>
              <w:rPr>
                <w:rStyle w:val="crayon-cn"/>
                <w:rFonts w:ascii="inherit" w:hAnsi="inherit" w:cs="Courier New"/>
                <w:color w:val="CE0000"/>
                <w:sz w:val="18"/>
                <w:szCs w:val="18"/>
                <w:bdr w:val="none" w:sz="0" w:space="0" w:color="auto" w:frame="1"/>
              </w:rPr>
              <w:t>5</w:t>
            </w:r>
            <w:r>
              <w:rPr>
                <w:rStyle w:val="crayon-sy"/>
                <w:rFonts w:ascii="inherit" w:hAnsi="inherit" w:cs="Courier New"/>
                <w:color w:val="333333"/>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v"/>
                <w:rFonts w:ascii="inherit" w:hAnsi="inherit" w:cs="Courier New"/>
                <w:color w:val="002D7A"/>
                <w:sz w:val="18"/>
                <w:szCs w:val="18"/>
                <w:bdr w:val="none" w:sz="0" w:space="0" w:color="auto" w:frame="1"/>
              </w:rPr>
              <w:t>i</w:t>
            </w:r>
            <w:r>
              <w:rPr>
                <w:rStyle w:val="crayon-o"/>
                <w:rFonts w:ascii="inherit" w:hAnsi="inherit" w:cs="Courier New"/>
                <w:color w:val="006FE0"/>
                <w:sz w:val="18"/>
                <w:szCs w:val="18"/>
                <w:bdr w:val="none" w:sz="0" w:space="0" w:color="auto" w:frame="1"/>
              </w:rPr>
              <w:t>++</w:t>
            </w:r>
            <w:r>
              <w:rPr>
                <w:rStyle w:val="crayon-sy"/>
                <w:rFonts w:ascii="inherit" w:hAnsi="inherit" w:cs="Courier New"/>
                <w:color w:val="333333"/>
                <w:sz w:val="18"/>
                <w:szCs w:val="18"/>
                <w:bdr w:val="none" w:sz="0" w:space="0" w:color="auto" w:frame="1"/>
              </w:rPr>
              <w:t>)</w:t>
            </w:r>
          </w:p>
          <w:p w14:paraId="71270359"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y"/>
                <w:rFonts w:ascii="inherit" w:hAnsi="inherit" w:cs="Courier New"/>
                <w:color w:val="333333"/>
                <w:sz w:val="18"/>
                <w:szCs w:val="18"/>
                <w:bdr w:val="none" w:sz="0" w:space="0" w:color="auto" w:frame="1"/>
              </w:rPr>
              <w:t>{</w:t>
            </w:r>
          </w:p>
          <w:p w14:paraId="00B8672B"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lcd</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clear</w:t>
            </w:r>
            <w:r>
              <w:rPr>
                <w:rStyle w:val="crayon-sy"/>
                <w:rFonts w:ascii="inherit" w:hAnsi="inherit" w:cs="Courier New"/>
                <w:color w:val="333333"/>
                <w:sz w:val="18"/>
                <w:szCs w:val="18"/>
                <w:bdr w:val="none" w:sz="0" w:space="0" w:color="auto" w:frame="1"/>
              </w:rPr>
              <w:t>();</w:t>
            </w:r>
          </w:p>
          <w:p w14:paraId="3D5A9D96"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lcd</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print</w:t>
            </w:r>
            <w:r>
              <w:rPr>
                <w:rStyle w:val="crayon-sy"/>
                <w:rFonts w:ascii="inherit" w:hAnsi="inherit" w:cs="Courier New"/>
                <w:color w:val="333333"/>
                <w:sz w:val="18"/>
                <w:szCs w:val="18"/>
                <w:bdr w:val="none" w:sz="0" w:space="0" w:color="auto" w:frame="1"/>
              </w:rPr>
              <w:t>(</w:t>
            </w:r>
            <w:r>
              <w:rPr>
                <w:rStyle w:val="crayon-s"/>
                <w:rFonts w:ascii="inherit" w:hAnsi="inherit" w:cs="Courier New"/>
                <w:color w:val="008000"/>
                <w:sz w:val="18"/>
                <w:szCs w:val="18"/>
                <w:bdr w:val="none" w:sz="0" w:space="0" w:color="auto" w:frame="1"/>
              </w:rPr>
              <w:t>"Place Finger"</w:t>
            </w:r>
            <w:r>
              <w:rPr>
                <w:rStyle w:val="crayon-sy"/>
                <w:rFonts w:ascii="inherit" w:hAnsi="inherit" w:cs="Courier New"/>
                <w:color w:val="333333"/>
                <w:sz w:val="18"/>
                <w:szCs w:val="18"/>
                <w:bdr w:val="none" w:sz="0" w:space="0" w:color="auto" w:frame="1"/>
              </w:rPr>
              <w:t>);</w:t>
            </w:r>
          </w:p>
          <w:p w14:paraId="585C497A"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e"/>
                <w:rFonts w:ascii="inherit" w:hAnsi="inherit" w:cs="Courier New"/>
                <w:color w:val="004ED0"/>
                <w:sz w:val="18"/>
                <w:szCs w:val="18"/>
                <w:bdr w:val="none" w:sz="0" w:space="0" w:color="auto" w:frame="1"/>
              </w:rPr>
              <w:t>delay</w:t>
            </w:r>
            <w:r>
              <w:rPr>
                <w:rStyle w:val="crayon-sy"/>
                <w:rFonts w:ascii="inherit" w:hAnsi="inherit" w:cs="Courier New"/>
                <w:color w:val="333333"/>
                <w:sz w:val="18"/>
                <w:szCs w:val="18"/>
                <w:bdr w:val="none" w:sz="0" w:space="0" w:color="auto" w:frame="1"/>
              </w:rPr>
              <w:t>(</w:t>
            </w:r>
            <w:r>
              <w:rPr>
                <w:rStyle w:val="crayon-cn"/>
                <w:rFonts w:ascii="inherit" w:hAnsi="inherit" w:cs="Courier New"/>
                <w:color w:val="CE0000"/>
                <w:sz w:val="18"/>
                <w:szCs w:val="18"/>
                <w:bdr w:val="none" w:sz="0" w:space="0" w:color="auto" w:frame="1"/>
              </w:rPr>
              <w:t>2000</w:t>
            </w:r>
            <w:r>
              <w:rPr>
                <w:rStyle w:val="crayon-sy"/>
                <w:rFonts w:ascii="inherit" w:hAnsi="inherit" w:cs="Courier New"/>
                <w:color w:val="333333"/>
                <w:sz w:val="18"/>
                <w:szCs w:val="18"/>
                <w:bdr w:val="none" w:sz="0" w:space="0" w:color="auto" w:frame="1"/>
              </w:rPr>
              <w:t>);</w:t>
            </w:r>
          </w:p>
          <w:p w14:paraId="677BA549"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t"/>
                <w:rFonts w:ascii="inherit" w:hAnsi="inherit" w:cs="Courier New"/>
                <w:color w:val="800080"/>
                <w:sz w:val="18"/>
                <w:szCs w:val="18"/>
                <w:bdr w:val="none" w:sz="0" w:space="0" w:color="auto" w:frame="1"/>
              </w:rPr>
              <w:t>int</w:t>
            </w:r>
            <w:r>
              <w:rPr>
                <w:rStyle w:val="crayon-h"/>
                <w:rFonts w:ascii="inherit" w:hAnsi="inherit" w:cs="Courier New"/>
                <w:color w:val="006FE0"/>
                <w:sz w:val="18"/>
                <w:szCs w:val="18"/>
                <w:bdr w:val="none" w:sz="0" w:space="0" w:color="auto" w:frame="1"/>
              </w:rPr>
              <w:t xml:space="preserve"> </w:t>
            </w:r>
            <w:r>
              <w:rPr>
                <w:rStyle w:val="crayon-v"/>
                <w:rFonts w:ascii="inherit" w:hAnsi="inherit" w:cs="Courier New"/>
                <w:color w:val="002D7A"/>
                <w:sz w:val="18"/>
                <w:szCs w:val="18"/>
                <w:bdr w:val="none" w:sz="0" w:space="0" w:color="auto" w:frame="1"/>
              </w:rPr>
              <w:t>result</w:t>
            </w:r>
            <w:r>
              <w:rPr>
                <w:rStyle w:val="crayon-h"/>
                <w:rFonts w:ascii="inherit" w:hAnsi="inherit" w:cs="Courier New"/>
                <w:color w:val="006FE0"/>
                <w:sz w:val="18"/>
                <w:szCs w:val="18"/>
                <w:bdr w:val="none" w:sz="0" w:space="0" w:color="auto" w:frame="1"/>
              </w:rPr>
              <w:t xml:space="preserve"> </w:t>
            </w:r>
            <w:r>
              <w:rPr>
                <w:rStyle w:val="crayon-o"/>
                <w:rFonts w:ascii="inherit" w:hAnsi="inherit" w:cs="Courier New"/>
                <w:color w:val="006FE0"/>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e"/>
                <w:rFonts w:ascii="inherit" w:hAnsi="inherit" w:cs="Courier New"/>
                <w:color w:val="004ED0"/>
                <w:sz w:val="18"/>
                <w:szCs w:val="18"/>
                <w:bdr w:val="none" w:sz="0" w:space="0" w:color="auto" w:frame="1"/>
              </w:rPr>
              <w:t>getFingerprintIDez</w:t>
            </w:r>
            <w:r>
              <w:rPr>
                <w:rStyle w:val="crayon-sy"/>
                <w:rFonts w:ascii="inherit" w:hAnsi="inherit" w:cs="Courier New"/>
                <w:color w:val="333333"/>
                <w:sz w:val="18"/>
                <w:szCs w:val="18"/>
                <w:bdr w:val="none" w:sz="0" w:space="0" w:color="auto" w:frame="1"/>
              </w:rPr>
              <w:t>();</w:t>
            </w:r>
          </w:p>
          <w:p w14:paraId="0D80C4CE"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t"/>
                <w:rFonts w:ascii="inherit" w:hAnsi="inherit" w:cs="Courier New"/>
                <w:color w:val="800080"/>
                <w:sz w:val="18"/>
                <w:szCs w:val="18"/>
                <w:bdr w:val="none" w:sz="0" w:space="0" w:color="auto" w:frame="1"/>
              </w:rPr>
              <w:t>if</w:t>
            </w:r>
            <w:r>
              <w:rPr>
                <w:rStyle w:val="crayon-h"/>
                <w:rFonts w:ascii="inherit" w:hAnsi="inherit" w:cs="Courier New"/>
                <w:color w:val="006FE0"/>
                <w:sz w:val="18"/>
                <w:szCs w:val="18"/>
                <w:bdr w:val="none" w:sz="0" w:space="0" w:color="auto" w:frame="1"/>
              </w:rPr>
              <w:t xml:space="preserve"> </w:t>
            </w:r>
            <w:r>
              <w:rPr>
                <w:rStyle w:val="crayon-sy"/>
                <w:rFonts w:ascii="inherit" w:hAnsi="inherit" w:cs="Courier New"/>
                <w:color w:val="333333"/>
                <w:sz w:val="18"/>
                <w:szCs w:val="18"/>
                <w:bdr w:val="none" w:sz="0" w:space="0" w:color="auto" w:frame="1"/>
              </w:rPr>
              <w:t>(</w:t>
            </w:r>
            <w:r>
              <w:rPr>
                <w:rStyle w:val="crayon-v"/>
                <w:rFonts w:ascii="inherit" w:hAnsi="inherit" w:cs="Courier New"/>
                <w:color w:val="002D7A"/>
                <w:sz w:val="18"/>
                <w:szCs w:val="18"/>
                <w:bdr w:val="none" w:sz="0" w:space="0" w:color="auto" w:frame="1"/>
              </w:rPr>
              <w:t>result</w:t>
            </w:r>
            <w:r>
              <w:rPr>
                <w:rStyle w:val="crayon-h"/>
                <w:rFonts w:ascii="inherit" w:hAnsi="inherit" w:cs="Courier New"/>
                <w:color w:val="006FE0"/>
                <w:sz w:val="18"/>
                <w:szCs w:val="18"/>
                <w:bdr w:val="none" w:sz="0" w:space="0" w:color="auto" w:frame="1"/>
              </w:rPr>
              <w:t xml:space="preserve"> </w:t>
            </w:r>
            <w:r>
              <w:rPr>
                <w:rStyle w:val="crayon-o"/>
                <w:rFonts w:ascii="inherit" w:hAnsi="inherit" w:cs="Courier New"/>
                <w:color w:val="006FE0"/>
                <w:sz w:val="18"/>
                <w:szCs w:val="18"/>
                <w:bdr w:val="none" w:sz="0" w:space="0" w:color="auto" w:frame="1"/>
              </w:rPr>
              <w:t>&gt;=</w:t>
            </w:r>
            <w:r>
              <w:rPr>
                <w:rStyle w:val="crayon-h"/>
                <w:rFonts w:ascii="inherit" w:hAnsi="inherit" w:cs="Courier New"/>
                <w:color w:val="006FE0"/>
                <w:sz w:val="18"/>
                <w:szCs w:val="18"/>
                <w:bdr w:val="none" w:sz="0" w:space="0" w:color="auto" w:frame="1"/>
              </w:rPr>
              <w:t xml:space="preserve"> </w:t>
            </w:r>
            <w:r>
              <w:rPr>
                <w:rStyle w:val="crayon-cn"/>
                <w:rFonts w:ascii="inherit" w:hAnsi="inherit" w:cs="Courier New"/>
                <w:color w:val="CE0000"/>
                <w:sz w:val="18"/>
                <w:szCs w:val="18"/>
                <w:bdr w:val="none" w:sz="0" w:space="0" w:color="auto" w:frame="1"/>
              </w:rPr>
              <w:t>0</w:t>
            </w:r>
            <w:r>
              <w:rPr>
                <w:rStyle w:val="crayon-sy"/>
                <w:rFonts w:ascii="inherit" w:hAnsi="inherit" w:cs="Courier New"/>
                <w:color w:val="333333"/>
                <w:sz w:val="18"/>
                <w:szCs w:val="18"/>
                <w:bdr w:val="none" w:sz="0" w:space="0" w:color="auto" w:frame="1"/>
              </w:rPr>
              <w:t>)</w:t>
            </w:r>
          </w:p>
          <w:p w14:paraId="200AB9CD"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y"/>
                <w:rFonts w:ascii="inherit" w:hAnsi="inherit" w:cs="Courier New"/>
                <w:color w:val="333333"/>
                <w:sz w:val="18"/>
                <w:szCs w:val="18"/>
                <w:bdr w:val="none" w:sz="0" w:space="0" w:color="auto" w:frame="1"/>
              </w:rPr>
              <w:t>{</w:t>
            </w:r>
          </w:p>
          <w:p w14:paraId="5686B255"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e"/>
                <w:rFonts w:ascii="inherit" w:hAnsi="inherit" w:cs="Courier New"/>
                <w:color w:val="004ED0"/>
                <w:sz w:val="18"/>
                <w:szCs w:val="18"/>
                <w:bdr w:val="none" w:sz="0" w:space="0" w:color="auto" w:frame="1"/>
              </w:rPr>
              <w:t>digitalWrite</w:t>
            </w:r>
            <w:r>
              <w:rPr>
                <w:rStyle w:val="crayon-sy"/>
                <w:rFonts w:ascii="inherit" w:hAnsi="inherit" w:cs="Courier New"/>
                <w:color w:val="333333"/>
                <w:sz w:val="18"/>
                <w:szCs w:val="18"/>
                <w:bdr w:val="none" w:sz="0" w:space="0" w:color="auto" w:frame="1"/>
              </w:rPr>
              <w:t>(</w:t>
            </w:r>
            <w:r>
              <w:rPr>
                <w:rStyle w:val="crayon-v"/>
                <w:rFonts w:ascii="inherit" w:hAnsi="inherit" w:cs="Courier New"/>
                <w:color w:val="002D7A"/>
                <w:sz w:val="18"/>
                <w:szCs w:val="18"/>
                <w:bdr w:val="none" w:sz="0" w:space="0" w:color="auto" w:frame="1"/>
              </w:rPr>
              <w:t>Door_Open</w:t>
            </w:r>
            <w:r>
              <w:rPr>
                <w:rStyle w:val="crayon-sy"/>
                <w:rFonts w:ascii="inherit" w:hAnsi="inherit" w:cs="Courier New"/>
                <w:color w:val="333333"/>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v"/>
                <w:rFonts w:ascii="inherit" w:hAnsi="inherit" w:cs="Courier New"/>
                <w:color w:val="002D7A"/>
                <w:sz w:val="18"/>
                <w:szCs w:val="18"/>
                <w:bdr w:val="none" w:sz="0" w:space="0" w:color="auto" w:frame="1"/>
              </w:rPr>
              <w:t>HIGH</w:t>
            </w:r>
            <w:r>
              <w:rPr>
                <w:rStyle w:val="crayon-sy"/>
                <w:rFonts w:ascii="inherit" w:hAnsi="inherit" w:cs="Courier New"/>
                <w:color w:val="333333"/>
                <w:sz w:val="18"/>
                <w:szCs w:val="18"/>
                <w:bdr w:val="none" w:sz="0" w:space="0" w:color="auto" w:frame="1"/>
              </w:rPr>
              <w:t>);</w:t>
            </w:r>
          </w:p>
          <w:p w14:paraId="08743DF3"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e"/>
                <w:rFonts w:ascii="inherit" w:hAnsi="inherit" w:cs="Courier New"/>
                <w:color w:val="004ED0"/>
                <w:sz w:val="18"/>
                <w:szCs w:val="18"/>
                <w:bdr w:val="none" w:sz="0" w:space="0" w:color="auto" w:frame="1"/>
              </w:rPr>
              <w:t>digitalWrite</w:t>
            </w:r>
            <w:r>
              <w:rPr>
                <w:rStyle w:val="crayon-sy"/>
                <w:rFonts w:ascii="inherit" w:hAnsi="inherit" w:cs="Courier New"/>
                <w:color w:val="333333"/>
                <w:sz w:val="18"/>
                <w:szCs w:val="18"/>
                <w:bdr w:val="none" w:sz="0" w:space="0" w:color="auto" w:frame="1"/>
              </w:rPr>
              <w:t>(</w:t>
            </w:r>
            <w:r>
              <w:rPr>
                <w:rStyle w:val="crayon-v"/>
                <w:rFonts w:ascii="inherit" w:hAnsi="inherit" w:cs="Courier New"/>
                <w:color w:val="002D7A"/>
                <w:sz w:val="18"/>
                <w:szCs w:val="18"/>
                <w:bdr w:val="none" w:sz="0" w:space="0" w:color="auto" w:frame="1"/>
              </w:rPr>
              <w:t>Door_Close</w:t>
            </w:r>
            <w:r>
              <w:rPr>
                <w:rStyle w:val="crayon-sy"/>
                <w:rFonts w:ascii="inherit" w:hAnsi="inherit" w:cs="Courier New"/>
                <w:color w:val="333333"/>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v"/>
                <w:rFonts w:ascii="inherit" w:hAnsi="inherit" w:cs="Courier New"/>
                <w:color w:val="002D7A"/>
                <w:sz w:val="18"/>
                <w:szCs w:val="18"/>
                <w:bdr w:val="none" w:sz="0" w:space="0" w:color="auto" w:frame="1"/>
              </w:rPr>
              <w:t>LOW</w:t>
            </w:r>
            <w:r>
              <w:rPr>
                <w:rStyle w:val="crayon-sy"/>
                <w:rFonts w:ascii="inherit" w:hAnsi="inherit" w:cs="Courier New"/>
                <w:color w:val="333333"/>
                <w:sz w:val="18"/>
                <w:szCs w:val="18"/>
                <w:bdr w:val="none" w:sz="0" w:space="0" w:color="auto" w:frame="1"/>
              </w:rPr>
              <w:t>);</w:t>
            </w:r>
          </w:p>
          <w:p w14:paraId="6E79494C" w14:textId="77777777" w:rsidR="00560C78" w:rsidRDefault="00560C78">
            <w:pPr>
              <w:spacing w:line="225" w:lineRule="atLeast"/>
              <w:textAlignment w:val="baseline"/>
              <w:rPr>
                <w:rFonts w:ascii="inherit" w:hAnsi="inherit" w:cs="Courier New"/>
                <w:color w:val="000000"/>
                <w:sz w:val="18"/>
                <w:szCs w:val="18"/>
              </w:rPr>
            </w:pPr>
            <w:r>
              <w:rPr>
                <w:rFonts w:ascii="inherit" w:hAnsi="inherit" w:cs="Courier New"/>
                <w:color w:val="000000"/>
                <w:sz w:val="18"/>
                <w:szCs w:val="18"/>
              </w:rPr>
              <w:t> </w:t>
            </w:r>
          </w:p>
          <w:p w14:paraId="3DFDE763"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lcd</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clear</w:t>
            </w:r>
            <w:r>
              <w:rPr>
                <w:rStyle w:val="crayon-sy"/>
                <w:rFonts w:ascii="inherit" w:hAnsi="inherit" w:cs="Courier New"/>
                <w:color w:val="333333"/>
                <w:sz w:val="18"/>
                <w:szCs w:val="18"/>
                <w:bdr w:val="none" w:sz="0" w:space="0" w:color="auto" w:frame="1"/>
              </w:rPr>
              <w:t>();</w:t>
            </w:r>
          </w:p>
          <w:p w14:paraId="50A2A7B1"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lcd</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print</w:t>
            </w:r>
            <w:r>
              <w:rPr>
                <w:rStyle w:val="crayon-sy"/>
                <w:rFonts w:ascii="inherit" w:hAnsi="inherit" w:cs="Courier New"/>
                <w:color w:val="333333"/>
                <w:sz w:val="18"/>
                <w:szCs w:val="18"/>
                <w:bdr w:val="none" w:sz="0" w:space="0" w:color="auto" w:frame="1"/>
              </w:rPr>
              <w:t>(</w:t>
            </w:r>
            <w:r>
              <w:rPr>
                <w:rStyle w:val="crayon-s"/>
                <w:rFonts w:ascii="inherit" w:hAnsi="inherit" w:cs="Courier New"/>
                <w:color w:val="008000"/>
                <w:sz w:val="18"/>
                <w:szCs w:val="18"/>
                <w:bdr w:val="none" w:sz="0" w:space="0" w:color="auto" w:frame="1"/>
              </w:rPr>
              <w:t>"Allowed"</w:t>
            </w:r>
            <w:r>
              <w:rPr>
                <w:rStyle w:val="crayon-sy"/>
                <w:rFonts w:ascii="inherit" w:hAnsi="inherit" w:cs="Courier New"/>
                <w:color w:val="333333"/>
                <w:sz w:val="18"/>
                <w:szCs w:val="18"/>
                <w:bdr w:val="none" w:sz="0" w:space="0" w:color="auto" w:frame="1"/>
              </w:rPr>
              <w:t>);</w:t>
            </w:r>
          </w:p>
          <w:p w14:paraId="0B080C44"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lcd</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setCursor</w:t>
            </w:r>
            <w:r>
              <w:rPr>
                <w:rStyle w:val="crayon-sy"/>
                <w:rFonts w:ascii="inherit" w:hAnsi="inherit" w:cs="Courier New"/>
                <w:color w:val="333333"/>
                <w:sz w:val="18"/>
                <w:szCs w:val="18"/>
                <w:bdr w:val="none" w:sz="0" w:space="0" w:color="auto" w:frame="1"/>
              </w:rPr>
              <w:t>(</w:t>
            </w:r>
            <w:r>
              <w:rPr>
                <w:rStyle w:val="crayon-cn"/>
                <w:rFonts w:ascii="inherit" w:hAnsi="inherit" w:cs="Courier New"/>
                <w:color w:val="CE0000"/>
                <w:sz w:val="18"/>
                <w:szCs w:val="18"/>
                <w:bdr w:val="none" w:sz="0" w:space="0" w:color="auto" w:frame="1"/>
              </w:rPr>
              <w:t>0</w:t>
            </w:r>
            <w:r>
              <w:rPr>
                <w:rStyle w:val="crayon-sy"/>
                <w:rFonts w:ascii="inherit" w:hAnsi="inherit" w:cs="Courier New"/>
                <w:color w:val="333333"/>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cn"/>
                <w:rFonts w:ascii="inherit" w:hAnsi="inherit" w:cs="Courier New"/>
                <w:color w:val="CE0000"/>
                <w:sz w:val="18"/>
                <w:szCs w:val="18"/>
                <w:bdr w:val="none" w:sz="0" w:space="0" w:color="auto" w:frame="1"/>
              </w:rPr>
              <w:t>1</w:t>
            </w:r>
            <w:r>
              <w:rPr>
                <w:rStyle w:val="crayon-sy"/>
                <w:rFonts w:ascii="inherit" w:hAnsi="inherit" w:cs="Courier New"/>
                <w:color w:val="333333"/>
                <w:sz w:val="18"/>
                <w:szCs w:val="18"/>
                <w:bdr w:val="none" w:sz="0" w:space="0" w:color="auto" w:frame="1"/>
              </w:rPr>
              <w:t>);</w:t>
            </w:r>
          </w:p>
          <w:p w14:paraId="4ECB53CF"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lcd</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print</w:t>
            </w:r>
            <w:r>
              <w:rPr>
                <w:rStyle w:val="crayon-sy"/>
                <w:rFonts w:ascii="inherit" w:hAnsi="inherit" w:cs="Courier New"/>
                <w:color w:val="333333"/>
                <w:sz w:val="18"/>
                <w:szCs w:val="18"/>
                <w:bdr w:val="none" w:sz="0" w:space="0" w:color="auto" w:frame="1"/>
              </w:rPr>
              <w:t>(</w:t>
            </w:r>
            <w:r>
              <w:rPr>
                <w:rStyle w:val="crayon-s"/>
                <w:rFonts w:ascii="inherit" w:hAnsi="inherit" w:cs="Courier New"/>
                <w:color w:val="008000"/>
                <w:sz w:val="18"/>
                <w:szCs w:val="18"/>
                <w:bdr w:val="none" w:sz="0" w:space="0" w:color="auto" w:frame="1"/>
              </w:rPr>
              <w:t>"Gate Opened   "</w:t>
            </w:r>
            <w:r>
              <w:rPr>
                <w:rStyle w:val="crayon-sy"/>
                <w:rFonts w:ascii="inherit" w:hAnsi="inherit" w:cs="Courier New"/>
                <w:color w:val="333333"/>
                <w:sz w:val="18"/>
                <w:szCs w:val="18"/>
                <w:bdr w:val="none" w:sz="0" w:space="0" w:color="auto" w:frame="1"/>
              </w:rPr>
              <w:t>);</w:t>
            </w:r>
          </w:p>
          <w:p w14:paraId="695B147F"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Fonts w:ascii="inherit" w:hAnsi="inherit" w:cs="Courier New"/>
                <w:color w:val="000000"/>
                <w:sz w:val="18"/>
                <w:szCs w:val="18"/>
              </w:rPr>
              <w:t> </w:t>
            </w:r>
          </w:p>
          <w:p w14:paraId="662E4658"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e"/>
                <w:rFonts w:ascii="inherit" w:hAnsi="inherit" w:cs="Courier New"/>
                <w:color w:val="004ED0"/>
                <w:sz w:val="18"/>
                <w:szCs w:val="18"/>
                <w:bdr w:val="none" w:sz="0" w:space="0" w:color="auto" w:frame="1"/>
              </w:rPr>
              <w:t>digitalWrite</w:t>
            </w:r>
            <w:r>
              <w:rPr>
                <w:rStyle w:val="crayon-sy"/>
                <w:rFonts w:ascii="inherit" w:hAnsi="inherit" w:cs="Courier New"/>
                <w:color w:val="333333"/>
                <w:sz w:val="18"/>
                <w:szCs w:val="18"/>
                <w:bdr w:val="none" w:sz="0" w:space="0" w:color="auto" w:frame="1"/>
              </w:rPr>
              <w:t>(</w:t>
            </w:r>
            <w:r>
              <w:rPr>
                <w:rStyle w:val="crayon-v"/>
                <w:rFonts w:ascii="inherit" w:hAnsi="inherit" w:cs="Courier New"/>
                <w:color w:val="002D7A"/>
                <w:sz w:val="18"/>
                <w:szCs w:val="18"/>
                <w:bdr w:val="none" w:sz="0" w:space="0" w:color="auto" w:frame="1"/>
              </w:rPr>
              <w:t>RELAY_PIN</w:t>
            </w:r>
            <w:r>
              <w:rPr>
                <w:rStyle w:val="crayon-sy"/>
                <w:rFonts w:ascii="inherit" w:hAnsi="inherit" w:cs="Courier New"/>
                <w:color w:val="333333"/>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v"/>
                <w:rFonts w:ascii="inherit" w:hAnsi="inherit" w:cs="Courier New"/>
                <w:color w:val="002D7A"/>
                <w:sz w:val="18"/>
                <w:szCs w:val="18"/>
                <w:bdr w:val="none" w:sz="0" w:space="0" w:color="auto" w:frame="1"/>
              </w:rPr>
              <w:t>HIGH</w:t>
            </w:r>
            <w:r>
              <w:rPr>
                <w:rStyle w:val="crayon-sy"/>
                <w:rFonts w:ascii="inherit" w:hAnsi="inherit" w:cs="Courier New"/>
                <w:color w:val="333333"/>
                <w:sz w:val="18"/>
                <w:szCs w:val="18"/>
                <w:bdr w:val="none" w:sz="0" w:space="0" w:color="auto" w:frame="1"/>
              </w:rPr>
              <w:t>);</w:t>
            </w:r>
          </w:p>
          <w:p w14:paraId="184D81A0"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e"/>
                <w:rFonts w:ascii="inherit" w:hAnsi="inherit" w:cs="Courier New"/>
                <w:color w:val="004ED0"/>
                <w:sz w:val="18"/>
                <w:szCs w:val="18"/>
                <w:bdr w:val="none" w:sz="0" w:space="0" w:color="auto" w:frame="1"/>
              </w:rPr>
              <w:t>delay</w:t>
            </w:r>
            <w:r>
              <w:rPr>
                <w:rStyle w:val="crayon-sy"/>
                <w:rFonts w:ascii="inherit" w:hAnsi="inherit" w:cs="Courier New"/>
                <w:color w:val="333333"/>
                <w:sz w:val="18"/>
                <w:szCs w:val="18"/>
                <w:bdr w:val="none" w:sz="0" w:space="0" w:color="auto" w:frame="1"/>
              </w:rPr>
              <w:t>(</w:t>
            </w:r>
            <w:r>
              <w:rPr>
                <w:rStyle w:val="crayon-cn"/>
                <w:rFonts w:ascii="inherit" w:hAnsi="inherit" w:cs="Courier New"/>
                <w:color w:val="CE0000"/>
                <w:sz w:val="18"/>
                <w:szCs w:val="18"/>
                <w:bdr w:val="none" w:sz="0" w:space="0" w:color="auto" w:frame="1"/>
              </w:rPr>
              <w:t>5000</w:t>
            </w:r>
            <w:r>
              <w:rPr>
                <w:rStyle w:val="crayon-sy"/>
                <w:rFonts w:ascii="inherit" w:hAnsi="inherit" w:cs="Courier New"/>
                <w:color w:val="333333"/>
                <w:sz w:val="18"/>
                <w:szCs w:val="18"/>
                <w:bdr w:val="none" w:sz="0" w:space="0" w:color="auto" w:frame="1"/>
              </w:rPr>
              <w:t>);</w:t>
            </w:r>
          </w:p>
          <w:p w14:paraId="7072A0ED"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e"/>
                <w:rFonts w:ascii="inherit" w:hAnsi="inherit" w:cs="Courier New"/>
                <w:color w:val="004ED0"/>
                <w:sz w:val="18"/>
                <w:szCs w:val="18"/>
                <w:bdr w:val="none" w:sz="0" w:space="0" w:color="auto" w:frame="1"/>
              </w:rPr>
              <w:t>digitalWrite</w:t>
            </w:r>
            <w:r>
              <w:rPr>
                <w:rStyle w:val="crayon-sy"/>
                <w:rFonts w:ascii="inherit" w:hAnsi="inherit" w:cs="Courier New"/>
                <w:color w:val="333333"/>
                <w:sz w:val="18"/>
                <w:szCs w:val="18"/>
                <w:bdr w:val="none" w:sz="0" w:space="0" w:color="auto" w:frame="1"/>
              </w:rPr>
              <w:t>(</w:t>
            </w:r>
            <w:r>
              <w:rPr>
                <w:rStyle w:val="crayon-v"/>
                <w:rFonts w:ascii="inherit" w:hAnsi="inherit" w:cs="Courier New"/>
                <w:color w:val="002D7A"/>
                <w:sz w:val="18"/>
                <w:szCs w:val="18"/>
                <w:bdr w:val="none" w:sz="0" w:space="0" w:color="auto" w:frame="1"/>
              </w:rPr>
              <w:t>RELAY_PIN</w:t>
            </w:r>
            <w:r>
              <w:rPr>
                <w:rStyle w:val="crayon-sy"/>
                <w:rFonts w:ascii="inherit" w:hAnsi="inherit" w:cs="Courier New"/>
                <w:color w:val="333333"/>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v"/>
                <w:rFonts w:ascii="inherit" w:hAnsi="inherit" w:cs="Courier New"/>
                <w:color w:val="002D7A"/>
                <w:sz w:val="18"/>
                <w:szCs w:val="18"/>
                <w:bdr w:val="none" w:sz="0" w:space="0" w:color="auto" w:frame="1"/>
              </w:rPr>
              <w:t>LOW</w:t>
            </w:r>
            <w:r>
              <w:rPr>
                <w:rStyle w:val="crayon-sy"/>
                <w:rFonts w:ascii="inherit" w:hAnsi="inherit" w:cs="Courier New"/>
                <w:color w:val="333333"/>
                <w:sz w:val="18"/>
                <w:szCs w:val="18"/>
                <w:bdr w:val="none" w:sz="0" w:space="0" w:color="auto" w:frame="1"/>
              </w:rPr>
              <w:t>);</w:t>
            </w:r>
          </w:p>
          <w:p w14:paraId="7894A113"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e"/>
                <w:rFonts w:ascii="inherit" w:hAnsi="inherit" w:cs="Courier New"/>
                <w:color w:val="004ED0"/>
                <w:sz w:val="18"/>
                <w:szCs w:val="18"/>
                <w:bdr w:val="none" w:sz="0" w:space="0" w:color="auto" w:frame="1"/>
              </w:rPr>
              <w:t>digitalWrite</w:t>
            </w:r>
            <w:r>
              <w:rPr>
                <w:rStyle w:val="crayon-sy"/>
                <w:rFonts w:ascii="inherit" w:hAnsi="inherit" w:cs="Courier New"/>
                <w:color w:val="333333"/>
                <w:sz w:val="18"/>
                <w:szCs w:val="18"/>
                <w:bdr w:val="none" w:sz="0" w:space="0" w:color="auto" w:frame="1"/>
              </w:rPr>
              <w:t>(</w:t>
            </w:r>
            <w:r>
              <w:rPr>
                <w:rStyle w:val="crayon-v"/>
                <w:rFonts w:ascii="inherit" w:hAnsi="inherit" w:cs="Courier New"/>
                <w:color w:val="002D7A"/>
                <w:sz w:val="18"/>
                <w:szCs w:val="18"/>
                <w:bdr w:val="none" w:sz="0" w:space="0" w:color="auto" w:frame="1"/>
              </w:rPr>
              <w:t>Door_Close</w:t>
            </w:r>
            <w:r>
              <w:rPr>
                <w:rStyle w:val="crayon-sy"/>
                <w:rFonts w:ascii="inherit" w:hAnsi="inherit" w:cs="Courier New"/>
                <w:color w:val="333333"/>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v"/>
                <w:rFonts w:ascii="inherit" w:hAnsi="inherit" w:cs="Courier New"/>
                <w:color w:val="002D7A"/>
                <w:sz w:val="18"/>
                <w:szCs w:val="18"/>
                <w:bdr w:val="none" w:sz="0" w:space="0" w:color="auto" w:frame="1"/>
              </w:rPr>
              <w:t>HIGH</w:t>
            </w:r>
            <w:r>
              <w:rPr>
                <w:rStyle w:val="crayon-sy"/>
                <w:rFonts w:ascii="inherit" w:hAnsi="inherit" w:cs="Courier New"/>
                <w:color w:val="333333"/>
                <w:sz w:val="18"/>
                <w:szCs w:val="18"/>
                <w:bdr w:val="none" w:sz="0" w:space="0" w:color="auto" w:frame="1"/>
              </w:rPr>
              <w:t>);</w:t>
            </w:r>
          </w:p>
          <w:p w14:paraId="78F45534"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e"/>
                <w:rFonts w:ascii="inherit" w:hAnsi="inherit" w:cs="Courier New"/>
                <w:color w:val="004ED0"/>
                <w:sz w:val="18"/>
                <w:szCs w:val="18"/>
                <w:bdr w:val="none" w:sz="0" w:space="0" w:color="auto" w:frame="1"/>
              </w:rPr>
              <w:t>digitalWrite</w:t>
            </w:r>
            <w:r>
              <w:rPr>
                <w:rStyle w:val="crayon-sy"/>
                <w:rFonts w:ascii="inherit" w:hAnsi="inherit" w:cs="Courier New"/>
                <w:color w:val="333333"/>
                <w:sz w:val="18"/>
                <w:szCs w:val="18"/>
                <w:bdr w:val="none" w:sz="0" w:space="0" w:color="auto" w:frame="1"/>
              </w:rPr>
              <w:t>(</w:t>
            </w:r>
            <w:r>
              <w:rPr>
                <w:rStyle w:val="crayon-v"/>
                <w:rFonts w:ascii="inherit" w:hAnsi="inherit" w:cs="Courier New"/>
                <w:color w:val="002D7A"/>
                <w:sz w:val="18"/>
                <w:szCs w:val="18"/>
                <w:bdr w:val="none" w:sz="0" w:space="0" w:color="auto" w:frame="1"/>
              </w:rPr>
              <w:t>Door_Open</w:t>
            </w:r>
            <w:r>
              <w:rPr>
                <w:rStyle w:val="crayon-sy"/>
                <w:rFonts w:ascii="inherit" w:hAnsi="inherit" w:cs="Courier New"/>
                <w:color w:val="333333"/>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v"/>
                <w:rFonts w:ascii="inherit" w:hAnsi="inherit" w:cs="Courier New"/>
                <w:color w:val="002D7A"/>
                <w:sz w:val="18"/>
                <w:szCs w:val="18"/>
                <w:bdr w:val="none" w:sz="0" w:space="0" w:color="auto" w:frame="1"/>
              </w:rPr>
              <w:t>LOW</w:t>
            </w:r>
            <w:r>
              <w:rPr>
                <w:rStyle w:val="crayon-sy"/>
                <w:rFonts w:ascii="inherit" w:hAnsi="inherit" w:cs="Courier New"/>
                <w:color w:val="333333"/>
                <w:sz w:val="18"/>
                <w:szCs w:val="18"/>
                <w:bdr w:val="none" w:sz="0" w:space="0" w:color="auto" w:frame="1"/>
              </w:rPr>
              <w:t>);</w:t>
            </w:r>
          </w:p>
          <w:p w14:paraId="50759D1B"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Fonts w:ascii="inherit" w:hAnsi="inherit" w:cs="Courier New"/>
                <w:color w:val="000000"/>
                <w:sz w:val="18"/>
                <w:szCs w:val="18"/>
              </w:rPr>
              <w:t> </w:t>
            </w:r>
          </w:p>
          <w:p w14:paraId="4B190055"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lcd</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setCursor</w:t>
            </w:r>
            <w:r>
              <w:rPr>
                <w:rStyle w:val="crayon-sy"/>
                <w:rFonts w:ascii="inherit" w:hAnsi="inherit" w:cs="Courier New"/>
                <w:color w:val="333333"/>
                <w:sz w:val="18"/>
                <w:szCs w:val="18"/>
                <w:bdr w:val="none" w:sz="0" w:space="0" w:color="auto" w:frame="1"/>
              </w:rPr>
              <w:t>(</w:t>
            </w:r>
            <w:r>
              <w:rPr>
                <w:rStyle w:val="crayon-cn"/>
                <w:rFonts w:ascii="inherit" w:hAnsi="inherit" w:cs="Courier New"/>
                <w:color w:val="CE0000"/>
                <w:sz w:val="18"/>
                <w:szCs w:val="18"/>
                <w:bdr w:val="none" w:sz="0" w:space="0" w:color="auto" w:frame="1"/>
              </w:rPr>
              <w:t>0</w:t>
            </w:r>
            <w:r>
              <w:rPr>
                <w:rStyle w:val="crayon-sy"/>
                <w:rFonts w:ascii="inherit" w:hAnsi="inherit" w:cs="Courier New"/>
                <w:color w:val="333333"/>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cn"/>
                <w:rFonts w:ascii="inherit" w:hAnsi="inherit" w:cs="Courier New"/>
                <w:color w:val="CE0000"/>
                <w:sz w:val="18"/>
                <w:szCs w:val="18"/>
                <w:bdr w:val="none" w:sz="0" w:space="0" w:color="auto" w:frame="1"/>
              </w:rPr>
              <w:t>1</w:t>
            </w:r>
            <w:r>
              <w:rPr>
                <w:rStyle w:val="crayon-sy"/>
                <w:rFonts w:ascii="inherit" w:hAnsi="inherit" w:cs="Courier New"/>
                <w:color w:val="333333"/>
                <w:sz w:val="18"/>
                <w:szCs w:val="18"/>
                <w:bdr w:val="none" w:sz="0" w:space="0" w:color="auto" w:frame="1"/>
              </w:rPr>
              <w:t>);</w:t>
            </w:r>
          </w:p>
          <w:p w14:paraId="192E8975"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lcd</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print</w:t>
            </w:r>
            <w:r>
              <w:rPr>
                <w:rStyle w:val="crayon-sy"/>
                <w:rFonts w:ascii="inherit" w:hAnsi="inherit" w:cs="Courier New"/>
                <w:color w:val="333333"/>
                <w:sz w:val="18"/>
                <w:szCs w:val="18"/>
                <w:bdr w:val="none" w:sz="0" w:space="0" w:color="auto" w:frame="1"/>
              </w:rPr>
              <w:t>(</w:t>
            </w:r>
            <w:r>
              <w:rPr>
                <w:rStyle w:val="crayon-s"/>
                <w:rFonts w:ascii="inherit" w:hAnsi="inherit" w:cs="Courier New"/>
                <w:color w:val="008000"/>
                <w:sz w:val="18"/>
                <w:szCs w:val="18"/>
                <w:bdr w:val="none" w:sz="0" w:space="0" w:color="auto" w:frame="1"/>
              </w:rPr>
              <w:t>"Gate Closed   "</w:t>
            </w:r>
            <w:r>
              <w:rPr>
                <w:rStyle w:val="crayon-sy"/>
                <w:rFonts w:ascii="inherit" w:hAnsi="inherit" w:cs="Courier New"/>
                <w:color w:val="333333"/>
                <w:sz w:val="18"/>
                <w:szCs w:val="18"/>
                <w:bdr w:val="none" w:sz="0" w:space="0" w:color="auto" w:frame="1"/>
              </w:rPr>
              <w:t>);</w:t>
            </w:r>
          </w:p>
          <w:p w14:paraId="295C1968" w14:textId="77777777" w:rsidR="00560C78" w:rsidRDefault="00560C78">
            <w:pPr>
              <w:spacing w:line="225" w:lineRule="atLeast"/>
              <w:textAlignment w:val="baseline"/>
              <w:rPr>
                <w:rFonts w:ascii="inherit" w:hAnsi="inherit" w:cs="Courier New"/>
                <w:color w:val="000000"/>
                <w:sz w:val="18"/>
                <w:szCs w:val="18"/>
              </w:rPr>
            </w:pPr>
            <w:r>
              <w:rPr>
                <w:rFonts w:ascii="inherit" w:hAnsi="inherit" w:cs="Courier New"/>
                <w:color w:val="000000"/>
                <w:sz w:val="18"/>
                <w:szCs w:val="18"/>
              </w:rPr>
              <w:t> </w:t>
            </w:r>
          </w:p>
          <w:p w14:paraId="4D4784B2"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t"/>
                <w:rFonts w:ascii="inherit" w:hAnsi="inherit" w:cs="Courier New"/>
                <w:color w:val="800080"/>
                <w:sz w:val="18"/>
                <w:szCs w:val="18"/>
                <w:bdr w:val="none" w:sz="0" w:space="0" w:color="auto" w:frame="1"/>
              </w:rPr>
              <w:t>return</w:t>
            </w:r>
            <w:r>
              <w:rPr>
                <w:rStyle w:val="crayon-sy"/>
                <w:rFonts w:ascii="inherit" w:hAnsi="inherit" w:cs="Courier New"/>
                <w:color w:val="333333"/>
                <w:sz w:val="18"/>
                <w:szCs w:val="18"/>
                <w:bdr w:val="none" w:sz="0" w:space="0" w:color="auto" w:frame="1"/>
              </w:rPr>
              <w:t>;</w:t>
            </w:r>
          </w:p>
          <w:p w14:paraId="4BBA794E"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y"/>
                <w:rFonts w:ascii="inherit" w:hAnsi="inherit" w:cs="Courier New"/>
                <w:color w:val="333333"/>
                <w:sz w:val="18"/>
                <w:szCs w:val="18"/>
                <w:bdr w:val="none" w:sz="0" w:space="0" w:color="auto" w:frame="1"/>
              </w:rPr>
              <w:t>}</w:t>
            </w:r>
          </w:p>
          <w:p w14:paraId="4BCC7A9B"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y"/>
                <w:rFonts w:ascii="inherit" w:hAnsi="inherit" w:cs="Courier New"/>
                <w:color w:val="333333"/>
                <w:sz w:val="18"/>
                <w:szCs w:val="18"/>
                <w:bdr w:val="none" w:sz="0" w:space="0" w:color="auto" w:frame="1"/>
              </w:rPr>
              <w:t>}</w:t>
            </w:r>
          </w:p>
          <w:p w14:paraId="7E885AE8"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y"/>
                <w:rFonts w:ascii="inherit" w:hAnsi="inherit" w:cs="Courier New"/>
                <w:color w:val="333333"/>
                <w:sz w:val="18"/>
                <w:szCs w:val="18"/>
                <w:bdr w:val="none" w:sz="0" w:space="0" w:color="auto" w:frame="1"/>
              </w:rPr>
              <w:t>}</w:t>
            </w:r>
          </w:p>
          <w:p w14:paraId="501464E0"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e"/>
                <w:rFonts w:ascii="inherit" w:hAnsi="inherit" w:cs="Courier New"/>
                <w:color w:val="004ED0"/>
                <w:sz w:val="18"/>
                <w:szCs w:val="18"/>
                <w:bdr w:val="none" w:sz="0" w:space="0" w:color="auto" w:frame="1"/>
              </w:rPr>
              <w:t>checkKeys</w:t>
            </w:r>
            <w:r>
              <w:rPr>
                <w:rStyle w:val="crayon-sy"/>
                <w:rFonts w:ascii="inherit" w:hAnsi="inherit" w:cs="Courier New"/>
                <w:color w:val="333333"/>
                <w:sz w:val="18"/>
                <w:szCs w:val="18"/>
                <w:bdr w:val="none" w:sz="0" w:space="0" w:color="auto" w:frame="1"/>
              </w:rPr>
              <w:t>();</w:t>
            </w:r>
          </w:p>
          <w:p w14:paraId="396EC31C"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e"/>
                <w:rFonts w:ascii="inherit" w:hAnsi="inherit" w:cs="Courier New"/>
                <w:color w:val="004ED0"/>
                <w:sz w:val="18"/>
                <w:szCs w:val="18"/>
                <w:bdr w:val="none" w:sz="0" w:space="0" w:color="auto" w:frame="1"/>
              </w:rPr>
              <w:t>delay</w:t>
            </w:r>
            <w:r>
              <w:rPr>
                <w:rStyle w:val="crayon-sy"/>
                <w:rFonts w:ascii="inherit" w:hAnsi="inherit" w:cs="Courier New"/>
                <w:color w:val="333333"/>
                <w:sz w:val="18"/>
                <w:szCs w:val="18"/>
                <w:bdr w:val="none" w:sz="0" w:space="0" w:color="auto" w:frame="1"/>
              </w:rPr>
              <w:t>(</w:t>
            </w:r>
            <w:r>
              <w:rPr>
                <w:rStyle w:val="crayon-cn"/>
                <w:rFonts w:ascii="inherit" w:hAnsi="inherit" w:cs="Courier New"/>
                <w:color w:val="CE0000"/>
                <w:sz w:val="18"/>
                <w:szCs w:val="18"/>
                <w:bdr w:val="none" w:sz="0" w:space="0" w:color="auto" w:frame="1"/>
              </w:rPr>
              <w:t>1000</w:t>
            </w:r>
            <w:r>
              <w:rPr>
                <w:rStyle w:val="crayon-sy"/>
                <w:rFonts w:ascii="inherit" w:hAnsi="inherit" w:cs="Courier New"/>
                <w:color w:val="333333"/>
                <w:sz w:val="18"/>
                <w:szCs w:val="18"/>
                <w:bdr w:val="none" w:sz="0" w:space="0" w:color="auto" w:frame="1"/>
              </w:rPr>
              <w:t>);</w:t>
            </w:r>
          </w:p>
          <w:p w14:paraId="693FEBED"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sy"/>
                <w:rFonts w:ascii="inherit" w:hAnsi="inherit" w:cs="Courier New"/>
                <w:color w:val="333333"/>
                <w:sz w:val="18"/>
                <w:szCs w:val="18"/>
                <w:bdr w:val="none" w:sz="0" w:space="0" w:color="auto" w:frame="1"/>
              </w:rPr>
              <w:t>}</w:t>
            </w:r>
          </w:p>
          <w:p w14:paraId="544ACC5F" w14:textId="77777777" w:rsidR="00560C78" w:rsidRDefault="00560C78">
            <w:pPr>
              <w:spacing w:line="225" w:lineRule="atLeast"/>
              <w:textAlignment w:val="baseline"/>
              <w:rPr>
                <w:rFonts w:ascii="inherit" w:hAnsi="inherit" w:cs="Courier New"/>
                <w:color w:val="000000"/>
                <w:sz w:val="18"/>
                <w:szCs w:val="18"/>
              </w:rPr>
            </w:pPr>
            <w:r>
              <w:rPr>
                <w:rFonts w:ascii="inherit" w:hAnsi="inherit" w:cs="Courier New"/>
                <w:color w:val="000000"/>
                <w:sz w:val="18"/>
                <w:szCs w:val="18"/>
              </w:rPr>
              <w:t> </w:t>
            </w:r>
          </w:p>
          <w:p w14:paraId="548F3A38"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t"/>
                <w:rFonts w:ascii="inherit" w:hAnsi="inherit" w:cs="Courier New"/>
                <w:color w:val="800080"/>
                <w:sz w:val="18"/>
                <w:szCs w:val="18"/>
                <w:bdr w:val="none" w:sz="0" w:space="0" w:color="auto" w:frame="1"/>
              </w:rPr>
              <w:t>void</w:t>
            </w:r>
            <w:r>
              <w:rPr>
                <w:rStyle w:val="crayon-h"/>
                <w:rFonts w:ascii="inherit" w:hAnsi="inherit" w:cs="Courier New"/>
                <w:color w:val="006FE0"/>
                <w:sz w:val="18"/>
                <w:szCs w:val="18"/>
                <w:bdr w:val="none" w:sz="0" w:space="0" w:color="auto" w:frame="1"/>
              </w:rPr>
              <w:t xml:space="preserve"> </w:t>
            </w:r>
            <w:r>
              <w:rPr>
                <w:rStyle w:val="crayon-e"/>
                <w:rFonts w:ascii="inherit" w:hAnsi="inherit" w:cs="Courier New"/>
                <w:color w:val="004ED0"/>
                <w:sz w:val="18"/>
                <w:szCs w:val="18"/>
                <w:bdr w:val="none" w:sz="0" w:space="0" w:color="auto" w:frame="1"/>
              </w:rPr>
              <w:t>checkKeys</w:t>
            </w:r>
            <w:r>
              <w:rPr>
                <w:rStyle w:val="crayon-sy"/>
                <w:rFonts w:ascii="inherit" w:hAnsi="inherit" w:cs="Courier New"/>
                <w:color w:val="333333"/>
                <w:sz w:val="18"/>
                <w:szCs w:val="18"/>
                <w:bdr w:val="none" w:sz="0" w:space="0" w:color="auto" w:frame="1"/>
              </w:rPr>
              <w:t>()</w:t>
            </w:r>
          </w:p>
          <w:p w14:paraId="15B94ACA" w14:textId="77777777" w:rsidR="00560C78" w:rsidRDefault="00560C78">
            <w:pPr>
              <w:spacing w:line="225" w:lineRule="atLeast"/>
              <w:textAlignment w:val="baseline"/>
              <w:rPr>
                <w:rFonts w:ascii="inherit" w:hAnsi="inherit" w:cs="Courier New"/>
                <w:color w:val="000000"/>
                <w:sz w:val="18"/>
                <w:szCs w:val="18"/>
              </w:rPr>
            </w:pPr>
            <w:r>
              <w:rPr>
                <w:rStyle w:val="crayon-sy"/>
                <w:rFonts w:ascii="inherit" w:hAnsi="inherit" w:cs="Courier New"/>
                <w:color w:val="333333"/>
                <w:sz w:val="18"/>
                <w:szCs w:val="18"/>
                <w:bdr w:val="none" w:sz="0" w:space="0" w:color="auto" w:frame="1"/>
              </w:rPr>
              <w:t>{</w:t>
            </w:r>
          </w:p>
          <w:p w14:paraId="0076F610"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lastRenderedPageBreak/>
              <w:t>  </w:t>
            </w:r>
            <w:r>
              <w:rPr>
                <w:rStyle w:val="crayon-st"/>
                <w:rFonts w:ascii="inherit" w:hAnsi="inherit" w:cs="Courier New"/>
                <w:color w:val="800080"/>
                <w:sz w:val="18"/>
                <w:szCs w:val="18"/>
                <w:bdr w:val="none" w:sz="0" w:space="0" w:color="auto" w:frame="1"/>
              </w:rPr>
              <w:t>if</w:t>
            </w:r>
            <w:r>
              <w:rPr>
                <w:rStyle w:val="crayon-h"/>
                <w:rFonts w:ascii="inherit" w:hAnsi="inherit" w:cs="Courier New"/>
                <w:color w:val="006FE0"/>
                <w:sz w:val="18"/>
                <w:szCs w:val="18"/>
                <w:bdr w:val="none" w:sz="0" w:space="0" w:color="auto" w:frame="1"/>
              </w:rPr>
              <w:t xml:space="preserve"> </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digitalRead</w:t>
            </w:r>
            <w:r>
              <w:rPr>
                <w:rStyle w:val="crayon-sy"/>
                <w:rFonts w:ascii="inherit" w:hAnsi="inherit" w:cs="Courier New"/>
                <w:color w:val="333333"/>
                <w:sz w:val="18"/>
                <w:szCs w:val="18"/>
                <w:bdr w:val="none" w:sz="0" w:space="0" w:color="auto" w:frame="1"/>
              </w:rPr>
              <w:t>(</w:t>
            </w:r>
            <w:r>
              <w:rPr>
                <w:rStyle w:val="crayon-v"/>
                <w:rFonts w:ascii="inherit" w:hAnsi="inherit" w:cs="Courier New"/>
                <w:color w:val="002D7A"/>
                <w:sz w:val="18"/>
                <w:szCs w:val="18"/>
                <w:bdr w:val="none" w:sz="0" w:space="0" w:color="auto" w:frame="1"/>
              </w:rPr>
              <w:t>enroll</w:t>
            </w:r>
            <w:r>
              <w:rPr>
                <w:rStyle w:val="crayon-sy"/>
                <w:rFonts w:ascii="inherit" w:hAnsi="inherit" w:cs="Courier New"/>
                <w:color w:val="333333"/>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o"/>
                <w:rFonts w:ascii="inherit" w:hAnsi="inherit" w:cs="Courier New"/>
                <w:color w:val="006FE0"/>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cn"/>
                <w:rFonts w:ascii="inherit" w:hAnsi="inherit" w:cs="Courier New"/>
                <w:color w:val="CE0000"/>
                <w:sz w:val="18"/>
                <w:szCs w:val="18"/>
                <w:bdr w:val="none" w:sz="0" w:space="0" w:color="auto" w:frame="1"/>
              </w:rPr>
              <w:t>0</w:t>
            </w:r>
            <w:r>
              <w:rPr>
                <w:rStyle w:val="crayon-sy"/>
                <w:rFonts w:ascii="inherit" w:hAnsi="inherit" w:cs="Courier New"/>
                <w:color w:val="333333"/>
                <w:sz w:val="18"/>
                <w:szCs w:val="18"/>
                <w:bdr w:val="none" w:sz="0" w:space="0" w:color="auto" w:frame="1"/>
              </w:rPr>
              <w:t>)</w:t>
            </w:r>
          </w:p>
          <w:p w14:paraId="6ECA6CA5"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y"/>
                <w:rFonts w:ascii="inherit" w:hAnsi="inherit" w:cs="Courier New"/>
                <w:color w:val="333333"/>
                <w:sz w:val="18"/>
                <w:szCs w:val="18"/>
                <w:bdr w:val="none" w:sz="0" w:space="0" w:color="auto" w:frame="1"/>
              </w:rPr>
              <w:t>{</w:t>
            </w:r>
          </w:p>
          <w:p w14:paraId="66B6F5EB"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lcd</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clear</w:t>
            </w:r>
            <w:r>
              <w:rPr>
                <w:rStyle w:val="crayon-sy"/>
                <w:rFonts w:ascii="inherit" w:hAnsi="inherit" w:cs="Courier New"/>
                <w:color w:val="333333"/>
                <w:sz w:val="18"/>
                <w:szCs w:val="18"/>
                <w:bdr w:val="none" w:sz="0" w:space="0" w:color="auto" w:frame="1"/>
              </w:rPr>
              <w:t>();</w:t>
            </w:r>
          </w:p>
          <w:p w14:paraId="1405270B"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lcd</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print</w:t>
            </w:r>
            <w:r>
              <w:rPr>
                <w:rStyle w:val="crayon-sy"/>
                <w:rFonts w:ascii="inherit" w:hAnsi="inherit" w:cs="Courier New"/>
                <w:color w:val="333333"/>
                <w:sz w:val="18"/>
                <w:szCs w:val="18"/>
                <w:bdr w:val="none" w:sz="0" w:space="0" w:color="auto" w:frame="1"/>
              </w:rPr>
              <w:t>(</w:t>
            </w:r>
            <w:r>
              <w:rPr>
                <w:rStyle w:val="crayon-s"/>
                <w:rFonts w:ascii="inherit" w:hAnsi="inherit" w:cs="Courier New"/>
                <w:color w:val="008000"/>
                <w:sz w:val="18"/>
                <w:szCs w:val="18"/>
                <w:bdr w:val="none" w:sz="0" w:space="0" w:color="auto" w:frame="1"/>
              </w:rPr>
              <w:t>"Please Wait"</w:t>
            </w:r>
            <w:r>
              <w:rPr>
                <w:rStyle w:val="crayon-sy"/>
                <w:rFonts w:ascii="inherit" w:hAnsi="inherit" w:cs="Courier New"/>
                <w:color w:val="333333"/>
                <w:sz w:val="18"/>
                <w:szCs w:val="18"/>
                <w:bdr w:val="none" w:sz="0" w:space="0" w:color="auto" w:frame="1"/>
              </w:rPr>
              <w:t>);</w:t>
            </w:r>
          </w:p>
          <w:p w14:paraId="24B78F57"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e"/>
                <w:rFonts w:ascii="inherit" w:hAnsi="inherit" w:cs="Courier New"/>
                <w:color w:val="004ED0"/>
                <w:sz w:val="18"/>
                <w:szCs w:val="18"/>
                <w:bdr w:val="none" w:sz="0" w:space="0" w:color="auto" w:frame="1"/>
              </w:rPr>
              <w:t>delay</w:t>
            </w:r>
            <w:r>
              <w:rPr>
                <w:rStyle w:val="crayon-sy"/>
                <w:rFonts w:ascii="inherit" w:hAnsi="inherit" w:cs="Courier New"/>
                <w:color w:val="333333"/>
                <w:sz w:val="18"/>
                <w:szCs w:val="18"/>
                <w:bdr w:val="none" w:sz="0" w:space="0" w:color="auto" w:frame="1"/>
              </w:rPr>
              <w:t>(</w:t>
            </w:r>
            <w:r>
              <w:rPr>
                <w:rStyle w:val="crayon-cn"/>
                <w:rFonts w:ascii="inherit" w:hAnsi="inherit" w:cs="Courier New"/>
                <w:color w:val="CE0000"/>
                <w:sz w:val="18"/>
                <w:szCs w:val="18"/>
                <w:bdr w:val="none" w:sz="0" w:space="0" w:color="auto" w:frame="1"/>
              </w:rPr>
              <w:t>1000</w:t>
            </w:r>
            <w:r>
              <w:rPr>
                <w:rStyle w:val="crayon-sy"/>
                <w:rFonts w:ascii="inherit" w:hAnsi="inherit" w:cs="Courier New"/>
                <w:color w:val="333333"/>
                <w:sz w:val="18"/>
                <w:szCs w:val="18"/>
                <w:bdr w:val="none" w:sz="0" w:space="0" w:color="auto" w:frame="1"/>
              </w:rPr>
              <w:t>);</w:t>
            </w:r>
          </w:p>
          <w:p w14:paraId="3102B4E1"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t"/>
                <w:rFonts w:ascii="inherit" w:hAnsi="inherit" w:cs="Courier New"/>
                <w:color w:val="800080"/>
                <w:sz w:val="18"/>
                <w:szCs w:val="18"/>
                <w:bdr w:val="none" w:sz="0" w:space="0" w:color="auto" w:frame="1"/>
              </w:rPr>
              <w:t>while</w:t>
            </w:r>
            <w:r>
              <w:rPr>
                <w:rStyle w:val="crayon-h"/>
                <w:rFonts w:ascii="inherit" w:hAnsi="inherit" w:cs="Courier New"/>
                <w:color w:val="006FE0"/>
                <w:sz w:val="18"/>
                <w:szCs w:val="18"/>
                <w:bdr w:val="none" w:sz="0" w:space="0" w:color="auto" w:frame="1"/>
              </w:rPr>
              <w:t xml:space="preserve"> </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digitalRead</w:t>
            </w:r>
            <w:r>
              <w:rPr>
                <w:rStyle w:val="crayon-sy"/>
                <w:rFonts w:ascii="inherit" w:hAnsi="inherit" w:cs="Courier New"/>
                <w:color w:val="333333"/>
                <w:sz w:val="18"/>
                <w:szCs w:val="18"/>
                <w:bdr w:val="none" w:sz="0" w:space="0" w:color="auto" w:frame="1"/>
              </w:rPr>
              <w:t>(</w:t>
            </w:r>
            <w:r>
              <w:rPr>
                <w:rStyle w:val="crayon-v"/>
                <w:rFonts w:ascii="inherit" w:hAnsi="inherit" w:cs="Courier New"/>
                <w:color w:val="002D7A"/>
                <w:sz w:val="18"/>
                <w:szCs w:val="18"/>
                <w:bdr w:val="none" w:sz="0" w:space="0" w:color="auto" w:frame="1"/>
              </w:rPr>
              <w:t>enroll</w:t>
            </w:r>
            <w:r>
              <w:rPr>
                <w:rStyle w:val="crayon-sy"/>
                <w:rFonts w:ascii="inherit" w:hAnsi="inherit" w:cs="Courier New"/>
                <w:color w:val="333333"/>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o"/>
                <w:rFonts w:ascii="inherit" w:hAnsi="inherit" w:cs="Courier New"/>
                <w:color w:val="006FE0"/>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cn"/>
                <w:rFonts w:ascii="inherit" w:hAnsi="inherit" w:cs="Courier New"/>
                <w:color w:val="CE0000"/>
                <w:sz w:val="18"/>
                <w:szCs w:val="18"/>
                <w:bdr w:val="none" w:sz="0" w:space="0" w:color="auto" w:frame="1"/>
              </w:rPr>
              <w:t>0</w:t>
            </w:r>
            <w:r>
              <w:rPr>
                <w:rStyle w:val="crayon-sy"/>
                <w:rFonts w:ascii="inherit" w:hAnsi="inherit" w:cs="Courier New"/>
                <w:color w:val="333333"/>
                <w:sz w:val="18"/>
                <w:szCs w:val="18"/>
                <w:bdr w:val="none" w:sz="0" w:space="0" w:color="auto" w:frame="1"/>
              </w:rPr>
              <w:t>);</w:t>
            </w:r>
          </w:p>
          <w:p w14:paraId="4FE1DF06"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e"/>
                <w:rFonts w:ascii="inherit" w:hAnsi="inherit" w:cs="Courier New"/>
                <w:color w:val="004ED0"/>
                <w:sz w:val="18"/>
                <w:szCs w:val="18"/>
                <w:bdr w:val="none" w:sz="0" w:space="0" w:color="auto" w:frame="1"/>
              </w:rPr>
              <w:t>Enroll</w:t>
            </w:r>
            <w:r>
              <w:rPr>
                <w:rStyle w:val="crayon-sy"/>
                <w:rFonts w:ascii="inherit" w:hAnsi="inherit" w:cs="Courier New"/>
                <w:color w:val="333333"/>
                <w:sz w:val="18"/>
                <w:szCs w:val="18"/>
                <w:bdr w:val="none" w:sz="0" w:space="0" w:color="auto" w:frame="1"/>
              </w:rPr>
              <w:t>();</w:t>
            </w:r>
          </w:p>
          <w:p w14:paraId="2735C75E"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y"/>
                <w:rFonts w:ascii="inherit" w:hAnsi="inherit" w:cs="Courier New"/>
                <w:color w:val="333333"/>
                <w:sz w:val="18"/>
                <w:szCs w:val="18"/>
                <w:bdr w:val="none" w:sz="0" w:space="0" w:color="auto" w:frame="1"/>
              </w:rPr>
              <w:t>}</w:t>
            </w:r>
          </w:p>
          <w:p w14:paraId="552E20FD"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t"/>
                <w:rFonts w:ascii="inherit" w:hAnsi="inherit" w:cs="Courier New"/>
                <w:color w:val="800080"/>
                <w:sz w:val="18"/>
                <w:szCs w:val="18"/>
                <w:bdr w:val="none" w:sz="0" w:space="0" w:color="auto" w:frame="1"/>
              </w:rPr>
              <w:t>else</w:t>
            </w:r>
            <w:r>
              <w:rPr>
                <w:rStyle w:val="crayon-h"/>
                <w:rFonts w:ascii="inherit" w:hAnsi="inherit" w:cs="Courier New"/>
                <w:color w:val="006FE0"/>
                <w:sz w:val="18"/>
                <w:szCs w:val="18"/>
                <w:bdr w:val="none" w:sz="0" w:space="0" w:color="auto" w:frame="1"/>
              </w:rPr>
              <w:t xml:space="preserve"> </w:t>
            </w:r>
            <w:r>
              <w:rPr>
                <w:rStyle w:val="crayon-st"/>
                <w:rFonts w:ascii="inherit" w:hAnsi="inherit" w:cs="Courier New"/>
                <w:color w:val="800080"/>
                <w:sz w:val="18"/>
                <w:szCs w:val="18"/>
                <w:bdr w:val="none" w:sz="0" w:space="0" w:color="auto" w:frame="1"/>
              </w:rPr>
              <w:t>if</w:t>
            </w:r>
            <w:r>
              <w:rPr>
                <w:rStyle w:val="crayon-h"/>
                <w:rFonts w:ascii="inherit" w:hAnsi="inherit" w:cs="Courier New"/>
                <w:color w:val="006FE0"/>
                <w:sz w:val="18"/>
                <w:szCs w:val="18"/>
                <w:bdr w:val="none" w:sz="0" w:space="0" w:color="auto" w:frame="1"/>
              </w:rPr>
              <w:t xml:space="preserve"> </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digitalRead</w:t>
            </w:r>
            <w:r>
              <w:rPr>
                <w:rStyle w:val="crayon-sy"/>
                <w:rFonts w:ascii="inherit" w:hAnsi="inherit" w:cs="Courier New"/>
                <w:color w:val="333333"/>
                <w:sz w:val="18"/>
                <w:szCs w:val="18"/>
                <w:bdr w:val="none" w:sz="0" w:space="0" w:color="auto" w:frame="1"/>
              </w:rPr>
              <w:t>(</w:t>
            </w:r>
            <w:r>
              <w:rPr>
                <w:rStyle w:val="crayon-v"/>
                <w:rFonts w:ascii="inherit" w:hAnsi="inherit" w:cs="Courier New"/>
                <w:color w:val="002D7A"/>
                <w:sz w:val="18"/>
                <w:szCs w:val="18"/>
                <w:bdr w:val="none" w:sz="0" w:space="0" w:color="auto" w:frame="1"/>
              </w:rPr>
              <w:t>del</w:t>
            </w:r>
            <w:r>
              <w:rPr>
                <w:rStyle w:val="crayon-sy"/>
                <w:rFonts w:ascii="inherit" w:hAnsi="inherit" w:cs="Courier New"/>
                <w:color w:val="333333"/>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o"/>
                <w:rFonts w:ascii="inherit" w:hAnsi="inherit" w:cs="Courier New"/>
                <w:color w:val="006FE0"/>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cn"/>
                <w:rFonts w:ascii="inherit" w:hAnsi="inherit" w:cs="Courier New"/>
                <w:color w:val="CE0000"/>
                <w:sz w:val="18"/>
                <w:szCs w:val="18"/>
                <w:bdr w:val="none" w:sz="0" w:space="0" w:color="auto" w:frame="1"/>
              </w:rPr>
              <w:t>0</w:t>
            </w:r>
            <w:r>
              <w:rPr>
                <w:rStyle w:val="crayon-sy"/>
                <w:rFonts w:ascii="inherit" w:hAnsi="inherit" w:cs="Courier New"/>
                <w:color w:val="333333"/>
                <w:sz w:val="18"/>
                <w:szCs w:val="18"/>
                <w:bdr w:val="none" w:sz="0" w:space="0" w:color="auto" w:frame="1"/>
              </w:rPr>
              <w:t>)</w:t>
            </w:r>
          </w:p>
          <w:p w14:paraId="65B45A75"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y"/>
                <w:rFonts w:ascii="inherit" w:hAnsi="inherit" w:cs="Courier New"/>
                <w:color w:val="333333"/>
                <w:sz w:val="18"/>
                <w:szCs w:val="18"/>
                <w:bdr w:val="none" w:sz="0" w:space="0" w:color="auto" w:frame="1"/>
              </w:rPr>
              <w:t>{</w:t>
            </w:r>
          </w:p>
          <w:p w14:paraId="52FF1E75"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lcd</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clear</w:t>
            </w:r>
            <w:r>
              <w:rPr>
                <w:rStyle w:val="crayon-sy"/>
                <w:rFonts w:ascii="inherit" w:hAnsi="inherit" w:cs="Courier New"/>
                <w:color w:val="333333"/>
                <w:sz w:val="18"/>
                <w:szCs w:val="18"/>
                <w:bdr w:val="none" w:sz="0" w:space="0" w:color="auto" w:frame="1"/>
              </w:rPr>
              <w:t>();</w:t>
            </w:r>
          </w:p>
          <w:p w14:paraId="2040542F"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lcd</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print</w:t>
            </w:r>
            <w:r>
              <w:rPr>
                <w:rStyle w:val="crayon-sy"/>
                <w:rFonts w:ascii="inherit" w:hAnsi="inherit" w:cs="Courier New"/>
                <w:color w:val="333333"/>
                <w:sz w:val="18"/>
                <w:szCs w:val="18"/>
                <w:bdr w:val="none" w:sz="0" w:space="0" w:color="auto" w:frame="1"/>
              </w:rPr>
              <w:t>(</w:t>
            </w:r>
            <w:r>
              <w:rPr>
                <w:rStyle w:val="crayon-s"/>
                <w:rFonts w:ascii="inherit" w:hAnsi="inherit" w:cs="Courier New"/>
                <w:color w:val="008000"/>
                <w:sz w:val="18"/>
                <w:szCs w:val="18"/>
                <w:bdr w:val="none" w:sz="0" w:space="0" w:color="auto" w:frame="1"/>
              </w:rPr>
              <w:t>"Please Wait"</w:t>
            </w:r>
            <w:r>
              <w:rPr>
                <w:rStyle w:val="crayon-sy"/>
                <w:rFonts w:ascii="inherit" w:hAnsi="inherit" w:cs="Courier New"/>
                <w:color w:val="333333"/>
                <w:sz w:val="18"/>
                <w:szCs w:val="18"/>
                <w:bdr w:val="none" w:sz="0" w:space="0" w:color="auto" w:frame="1"/>
              </w:rPr>
              <w:t>);</w:t>
            </w:r>
          </w:p>
          <w:p w14:paraId="5EEA5535"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e"/>
                <w:rFonts w:ascii="inherit" w:hAnsi="inherit" w:cs="Courier New"/>
                <w:color w:val="004ED0"/>
                <w:sz w:val="18"/>
                <w:szCs w:val="18"/>
                <w:bdr w:val="none" w:sz="0" w:space="0" w:color="auto" w:frame="1"/>
              </w:rPr>
              <w:t>delay</w:t>
            </w:r>
            <w:r>
              <w:rPr>
                <w:rStyle w:val="crayon-sy"/>
                <w:rFonts w:ascii="inherit" w:hAnsi="inherit" w:cs="Courier New"/>
                <w:color w:val="333333"/>
                <w:sz w:val="18"/>
                <w:szCs w:val="18"/>
                <w:bdr w:val="none" w:sz="0" w:space="0" w:color="auto" w:frame="1"/>
              </w:rPr>
              <w:t>(</w:t>
            </w:r>
            <w:r>
              <w:rPr>
                <w:rStyle w:val="crayon-cn"/>
                <w:rFonts w:ascii="inherit" w:hAnsi="inherit" w:cs="Courier New"/>
                <w:color w:val="CE0000"/>
                <w:sz w:val="18"/>
                <w:szCs w:val="18"/>
                <w:bdr w:val="none" w:sz="0" w:space="0" w:color="auto" w:frame="1"/>
              </w:rPr>
              <w:t>1000</w:t>
            </w:r>
            <w:r>
              <w:rPr>
                <w:rStyle w:val="crayon-sy"/>
                <w:rFonts w:ascii="inherit" w:hAnsi="inherit" w:cs="Courier New"/>
                <w:color w:val="333333"/>
                <w:sz w:val="18"/>
                <w:szCs w:val="18"/>
                <w:bdr w:val="none" w:sz="0" w:space="0" w:color="auto" w:frame="1"/>
              </w:rPr>
              <w:t>);</w:t>
            </w:r>
          </w:p>
          <w:p w14:paraId="5ED3ACB1"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e"/>
                <w:rFonts w:ascii="inherit" w:hAnsi="inherit" w:cs="Courier New"/>
                <w:color w:val="004ED0"/>
                <w:sz w:val="18"/>
                <w:szCs w:val="18"/>
                <w:bdr w:val="none" w:sz="0" w:space="0" w:color="auto" w:frame="1"/>
              </w:rPr>
              <w:t>delet</w:t>
            </w:r>
            <w:r>
              <w:rPr>
                <w:rStyle w:val="crayon-sy"/>
                <w:rFonts w:ascii="inherit" w:hAnsi="inherit" w:cs="Courier New"/>
                <w:color w:val="333333"/>
                <w:sz w:val="18"/>
                <w:szCs w:val="18"/>
                <w:bdr w:val="none" w:sz="0" w:space="0" w:color="auto" w:frame="1"/>
              </w:rPr>
              <w:t>();</w:t>
            </w:r>
          </w:p>
          <w:p w14:paraId="7994E55A"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y"/>
                <w:rFonts w:ascii="inherit" w:hAnsi="inherit" w:cs="Courier New"/>
                <w:color w:val="333333"/>
                <w:sz w:val="18"/>
                <w:szCs w:val="18"/>
                <w:bdr w:val="none" w:sz="0" w:space="0" w:color="auto" w:frame="1"/>
              </w:rPr>
              <w:t>}</w:t>
            </w:r>
          </w:p>
          <w:p w14:paraId="602FB2D7" w14:textId="77777777" w:rsidR="00560C78" w:rsidRDefault="00560C78">
            <w:pPr>
              <w:spacing w:line="225" w:lineRule="atLeast"/>
              <w:textAlignment w:val="baseline"/>
              <w:rPr>
                <w:rFonts w:ascii="inherit" w:hAnsi="inherit" w:cs="Courier New"/>
                <w:color w:val="000000"/>
                <w:sz w:val="18"/>
                <w:szCs w:val="18"/>
              </w:rPr>
            </w:pPr>
            <w:r>
              <w:rPr>
                <w:rStyle w:val="crayon-sy"/>
                <w:rFonts w:ascii="inherit" w:hAnsi="inherit" w:cs="Courier New"/>
                <w:color w:val="333333"/>
                <w:sz w:val="18"/>
                <w:szCs w:val="18"/>
                <w:bdr w:val="none" w:sz="0" w:space="0" w:color="auto" w:frame="1"/>
              </w:rPr>
              <w:t>}</w:t>
            </w:r>
          </w:p>
          <w:p w14:paraId="20ECD9C5"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Fonts w:ascii="inherit" w:hAnsi="inherit" w:cs="Courier New"/>
                <w:color w:val="000000"/>
                <w:sz w:val="18"/>
                <w:szCs w:val="18"/>
              </w:rPr>
              <w:t> </w:t>
            </w:r>
          </w:p>
          <w:p w14:paraId="396B111D" w14:textId="77777777" w:rsidR="00560C78" w:rsidRDefault="00560C78">
            <w:pPr>
              <w:spacing w:line="225" w:lineRule="atLeast"/>
              <w:textAlignment w:val="baseline"/>
              <w:rPr>
                <w:rFonts w:ascii="inherit" w:hAnsi="inherit" w:cs="Courier New"/>
                <w:color w:val="000000"/>
                <w:sz w:val="18"/>
                <w:szCs w:val="18"/>
              </w:rPr>
            </w:pPr>
            <w:r>
              <w:rPr>
                <w:rStyle w:val="crayon-t"/>
                <w:rFonts w:ascii="inherit" w:hAnsi="inherit" w:cs="Courier New"/>
                <w:color w:val="800080"/>
                <w:sz w:val="18"/>
                <w:szCs w:val="18"/>
                <w:bdr w:val="none" w:sz="0" w:space="0" w:color="auto" w:frame="1"/>
              </w:rPr>
              <w:t>void</w:t>
            </w:r>
            <w:r>
              <w:rPr>
                <w:rStyle w:val="crayon-h"/>
                <w:rFonts w:ascii="inherit" w:hAnsi="inherit" w:cs="Courier New"/>
                <w:color w:val="006FE0"/>
                <w:sz w:val="18"/>
                <w:szCs w:val="18"/>
                <w:bdr w:val="none" w:sz="0" w:space="0" w:color="auto" w:frame="1"/>
              </w:rPr>
              <w:t xml:space="preserve"> </w:t>
            </w:r>
            <w:r>
              <w:rPr>
                <w:rStyle w:val="crayon-e"/>
                <w:rFonts w:ascii="inherit" w:hAnsi="inherit" w:cs="Courier New"/>
                <w:color w:val="004ED0"/>
                <w:sz w:val="18"/>
                <w:szCs w:val="18"/>
                <w:bdr w:val="none" w:sz="0" w:space="0" w:color="auto" w:frame="1"/>
              </w:rPr>
              <w:t>Enroll</w:t>
            </w:r>
            <w:r>
              <w:rPr>
                <w:rStyle w:val="crayon-sy"/>
                <w:rFonts w:ascii="inherit" w:hAnsi="inherit" w:cs="Courier New"/>
                <w:color w:val="333333"/>
                <w:sz w:val="18"/>
                <w:szCs w:val="18"/>
                <w:bdr w:val="none" w:sz="0" w:space="0" w:color="auto" w:frame="1"/>
              </w:rPr>
              <w:t>()</w:t>
            </w:r>
          </w:p>
          <w:p w14:paraId="5B7C685D"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sy"/>
                <w:rFonts w:ascii="inherit" w:hAnsi="inherit" w:cs="Courier New"/>
                <w:color w:val="333333"/>
                <w:sz w:val="18"/>
                <w:szCs w:val="18"/>
                <w:bdr w:val="none" w:sz="0" w:space="0" w:color="auto" w:frame="1"/>
              </w:rPr>
              <w:t>{</w:t>
            </w:r>
          </w:p>
          <w:p w14:paraId="4EBCA807"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t"/>
                <w:rFonts w:ascii="inherit" w:hAnsi="inherit" w:cs="Courier New"/>
                <w:color w:val="800080"/>
                <w:sz w:val="18"/>
                <w:szCs w:val="18"/>
                <w:bdr w:val="none" w:sz="0" w:space="0" w:color="auto" w:frame="1"/>
              </w:rPr>
              <w:t>int</w:t>
            </w:r>
            <w:r>
              <w:rPr>
                <w:rStyle w:val="crayon-h"/>
                <w:rFonts w:ascii="inherit" w:hAnsi="inherit" w:cs="Courier New"/>
                <w:color w:val="006FE0"/>
                <w:sz w:val="18"/>
                <w:szCs w:val="18"/>
                <w:bdr w:val="none" w:sz="0" w:space="0" w:color="auto" w:frame="1"/>
              </w:rPr>
              <w:t xml:space="preserve"> </w:t>
            </w:r>
            <w:r>
              <w:rPr>
                <w:rStyle w:val="crayon-v"/>
                <w:rFonts w:ascii="inherit" w:hAnsi="inherit" w:cs="Courier New"/>
                <w:color w:val="002D7A"/>
                <w:sz w:val="18"/>
                <w:szCs w:val="18"/>
                <w:bdr w:val="none" w:sz="0" w:space="0" w:color="auto" w:frame="1"/>
              </w:rPr>
              <w:t>count</w:t>
            </w:r>
            <w:r>
              <w:rPr>
                <w:rStyle w:val="crayon-h"/>
                <w:rFonts w:ascii="inherit" w:hAnsi="inherit" w:cs="Courier New"/>
                <w:color w:val="006FE0"/>
                <w:sz w:val="18"/>
                <w:szCs w:val="18"/>
                <w:bdr w:val="none" w:sz="0" w:space="0" w:color="auto" w:frame="1"/>
              </w:rPr>
              <w:t xml:space="preserve"> </w:t>
            </w:r>
            <w:r>
              <w:rPr>
                <w:rStyle w:val="crayon-o"/>
                <w:rFonts w:ascii="inherit" w:hAnsi="inherit" w:cs="Courier New"/>
                <w:color w:val="006FE0"/>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cn"/>
                <w:rFonts w:ascii="inherit" w:hAnsi="inherit" w:cs="Courier New"/>
                <w:color w:val="CE0000"/>
                <w:sz w:val="18"/>
                <w:szCs w:val="18"/>
                <w:bdr w:val="none" w:sz="0" w:space="0" w:color="auto" w:frame="1"/>
              </w:rPr>
              <w:t>0</w:t>
            </w:r>
            <w:r>
              <w:rPr>
                <w:rStyle w:val="crayon-sy"/>
                <w:rFonts w:ascii="inherit" w:hAnsi="inherit" w:cs="Courier New"/>
                <w:color w:val="333333"/>
                <w:sz w:val="18"/>
                <w:szCs w:val="18"/>
                <w:bdr w:val="none" w:sz="0" w:space="0" w:color="auto" w:frame="1"/>
              </w:rPr>
              <w:t>;</w:t>
            </w:r>
          </w:p>
          <w:p w14:paraId="3686F221"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lcd</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clear</w:t>
            </w:r>
            <w:r>
              <w:rPr>
                <w:rStyle w:val="crayon-sy"/>
                <w:rFonts w:ascii="inherit" w:hAnsi="inherit" w:cs="Courier New"/>
                <w:color w:val="333333"/>
                <w:sz w:val="18"/>
                <w:szCs w:val="18"/>
                <w:bdr w:val="none" w:sz="0" w:space="0" w:color="auto" w:frame="1"/>
              </w:rPr>
              <w:t>();</w:t>
            </w:r>
          </w:p>
          <w:p w14:paraId="7203B0CE"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lcd</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print</w:t>
            </w:r>
            <w:r>
              <w:rPr>
                <w:rStyle w:val="crayon-sy"/>
                <w:rFonts w:ascii="inherit" w:hAnsi="inherit" w:cs="Courier New"/>
                <w:color w:val="333333"/>
                <w:sz w:val="18"/>
                <w:szCs w:val="18"/>
                <w:bdr w:val="none" w:sz="0" w:space="0" w:color="auto" w:frame="1"/>
              </w:rPr>
              <w:t>(</w:t>
            </w:r>
            <w:r>
              <w:rPr>
                <w:rStyle w:val="crayon-s"/>
                <w:rFonts w:ascii="inherit" w:hAnsi="inherit" w:cs="Courier New"/>
                <w:color w:val="008000"/>
                <w:sz w:val="18"/>
                <w:szCs w:val="18"/>
                <w:bdr w:val="none" w:sz="0" w:space="0" w:color="auto" w:frame="1"/>
              </w:rPr>
              <w:t>"Enroll Finger    "</w:t>
            </w:r>
            <w:r>
              <w:rPr>
                <w:rStyle w:val="crayon-sy"/>
                <w:rFonts w:ascii="inherit" w:hAnsi="inherit" w:cs="Courier New"/>
                <w:color w:val="333333"/>
                <w:sz w:val="18"/>
                <w:szCs w:val="18"/>
                <w:bdr w:val="none" w:sz="0" w:space="0" w:color="auto" w:frame="1"/>
              </w:rPr>
              <w:t>);</w:t>
            </w:r>
          </w:p>
          <w:p w14:paraId="12A2C05B"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lcd</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setCursor</w:t>
            </w:r>
            <w:r>
              <w:rPr>
                <w:rStyle w:val="crayon-sy"/>
                <w:rFonts w:ascii="inherit" w:hAnsi="inherit" w:cs="Courier New"/>
                <w:color w:val="333333"/>
                <w:sz w:val="18"/>
                <w:szCs w:val="18"/>
                <w:bdr w:val="none" w:sz="0" w:space="0" w:color="auto" w:frame="1"/>
              </w:rPr>
              <w:t>(</w:t>
            </w:r>
            <w:r>
              <w:rPr>
                <w:rStyle w:val="crayon-cn"/>
                <w:rFonts w:ascii="inherit" w:hAnsi="inherit" w:cs="Courier New"/>
                <w:color w:val="CE0000"/>
                <w:sz w:val="18"/>
                <w:szCs w:val="18"/>
                <w:bdr w:val="none" w:sz="0" w:space="0" w:color="auto" w:frame="1"/>
              </w:rPr>
              <w:t>0</w:t>
            </w:r>
            <w:r>
              <w:rPr>
                <w:rStyle w:val="crayon-sy"/>
                <w:rFonts w:ascii="inherit" w:hAnsi="inherit" w:cs="Courier New"/>
                <w:color w:val="333333"/>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cn"/>
                <w:rFonts w:ascii="inherit" w:hAnsi="inherit" w:cs="Courier New"/>
                <w:color w:val="CE0000"/>
                <w:sz w:val="18"/>
                <w:szCs w:val="18"/>
                <w:bdr w:val="none" w:sz="0" w:space="0" w:color="auto" w:frame="1"/>
              </w:rPr>
              <w:t>1</w:t>
            </w:r>
            <w:r>
              <w:rPr>
                <w:rStyle w:val="crayon-sy"/>
                <w:rFonts w:ascii="inherit" w:hAnsi="inherit" w:cs="Courier New"/>
                <w:color w:val="333333"/>
                <w:sz w:val="18"/>
                <w:szCs w:val="18"/>
                <w:bdr w:val="none" w:sz="0" w:space="0" w:color="auto" w:frame="1"/>
              </w:rPr>
              <w:t>);</w:t>
            </w:r>
          </w:p>
          <w:p w14:paraId="08BA1DBB"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lcd</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print</w:t>
            </w:r>
            <w:r>
              <w:rPr>
                <w:rStyle w:val="crayon-sy"/>
                <w:rFonts w:ascii="inherit" w:hAnsi="inherit" w:cs="Courier New"/>
                <w:color w:val="333333"/>
                <w:sz w:val="18"/>
                <w:szCs w:val="18"/>
                <w:bdr w:val="none" w:sz="0" w:space="0" w:color="auto" w:frame="1"/>
              </w:rPr>
              <w:t>(</w:t>
            </w:r>
            <w:r>
              <w:rPr>
                <w:rStyle w:val="crayon-s"/>
                <w:rFonts w:ascii="inherit" w:hAnsi="inherit" w:cs="Courier New"/>
                <w:color w:val="008000"/>
                <w:sz w:val="18"/>
                <w:szCs w:val="18"/>
                <w:bdr w:val="none" w:sz="0" w:space="0" w:color="auto" w:frame="1"/>
              </w:rPr>
              <w:t>"Location:"</w:t>
            </w:r>
            <w:r>
              <w:rPr>
                <w:rStyle w:val="crayon-sy"/>
                <w:rFonts w:ascii="inherit" w:hAnsi="inherit" w:cs="Courier New"/>
                <w:color w:val="333333"/>
                <w:sz w:val="18"/>
                <w:szCs w:val="18"/>
                <w:bdr w:val="none" w:sz="0" w:space="0" w:color="auto" w:frame="1"/>
              </w:rPr>
              <w:t>);</w:t>
            </w:r>
          </w:p>
          <w:p w14:paraId="67134B06"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t"/>
                <w:rFonts w:ascii="inherit" w:hAnsi="inherit" w:cs="Courier New"/>
                <w:color w:val="800080"/>
                <w:sz w:val="18"/>
                <w:szCs w:val="18"/>
                <w:bdr w:val="none" w:sz="0" w:space="0" w:color="auto" w:frame="1"/>
              </w:rPr>
              <w:t>while</w:t>
            </w:r>
            <w:r>
              <w:rPr>
                <w:rStyle w:val="crayon-h"/>
                <w:rFonts w:ascii="inherit" w:hAnsi="inherit" w:cs="Courier New"/>
                <w:color w:val="006FE0"/>
                <w:sz w:val="18"/>
                <w:szCs w:val="18"/>
                <w:bdr w:val="none" w:sz="0" w:space="0" w:color="auto" w:frame="1"/>
              </w:rPr>
              <w:t xml:space="preserve"> </w:t>
            </w:r>
            <w:r>
              <w:rPr>
                <w:rStyle w:val="crayon-sy"/>
                <w:rFonts w:ascii="inherit" w:hAnsi="inherit" w:cs="Courier New"/>
                <w:color w:val="333333"/>
                <w:sz w:val="18"/>
                <w:szCs w:val="18"/>
                <w:bdr w:val="none" w:sz="0" w:space="0" w:color="auto" w:frame="1"/>
              </w:rPr>
              <w:t>(</w:t>
            </w:r>
            <w:r>
              <w:rPr>
                <w:rStyle w:val="crayon-cn"/>
                <w:rFonts w:ascii="inherit" w:hAnsi="inherit" w:cs="Courier New"/>
                <w:color w:val="CE0000"/>
                <w:sz w:val="18"/>
                <w:szCs w:val="18"/>
                <w:bdr w:val="none" w:sz="0" w:space="0" w:color="auto" w:frame="1"/>
              </w:rPr>
              <w:t>1</w:t>
            </w:r>
            <w:r>
              <w:rPr>
                <w:rStyle w:val="crayon-sy"/>
                <w:rFonts w:ascii="inherit" w:hAnsi="inherit" w:cs="Courier New"/>
                <w:color w:val="333333"/>
                <w:sz w:val="18"/>
                <w:szCs w:val="18"/>
                <w:bdr w:val="none" w:sz="0" w:space="0" w:color="auto" w:frame="1"/>
              </w:rPr>
              <w:t>)</w:t>
            </w:r>
          </w:p>
          <w:p w14:paraId="6A3218F1"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y"/>
                <w:rFonts w:ascii="inherit" w:hAnsi="inherit" w:cs="Courier New"/>
                <w:color w:val="333333"/>
                <w:sz w:val="18"/>
                <w:szCs w:val="18"/>
                <w:bdr w:val="none" w:sz="0" w:space="0" w:color="auto" w:frame="1"/>
              </w:rPr>
              <w:t>{</w:t>
            </w:r>
          </w:p>
          <w:p w14:paraId="1EF3C7BE"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lcd</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setCursor</w:t>
            </w:r>
            <w:r>
              <w:rPr>
                <w:rStyle w:val="crayon-sy"/>
                <w:rFonts w:ascii="inherit" w:hAnsi="inherit" w:cs="Courier New"/>
                <w:color w:val="333333"/>
                <w:sz w:val="18"/>
                <w:szCs w:val="18"/>
                <w:bdr w:val="none" w:sz="0" w:space="0" w:color="auto" w:frame="1"/>
              </w:rPr>
              <w:t>(</w:t>
            </w:r>
            <w:r>
              <w:rPr>
                <w:rStyle w:val="crayon-cn"/>
                <w:rFonts w:ascii="inherit" w:hAnsi="inherit" w:cs="Courier New"/>
                <w:color w:val="CE0000"/>
                <w:sz w:val="18"/>
                <w:szCs w:val="18"/>
                <w:bdr w:val="none" w:sz="0" w:space="0" w:color="auto" w:frame="1"/>
              </w:rPr>
              <w:t>9</w:t>
            </w:r>
            <w:r>
              <w:rPr>
                <w:rStyle w:val="crayon-sy"/>
                <w:rFonts w:ascii="inherit" w:hAnsi="inherit" w:cs="Courier New"/>
                <w:color w:val="333333"/>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cn"/>
                <w:rFonts w:ascii="inherit" w:hAnsi="inherit" w:cs="Courier New"/>
                <w:color w:val="CE0000"/>
                <w:sz w:val="18"/>
                <w:szCs w:val="18"/>
                <w:bdr w:val="none" w:sz="0" w:space="0" w:color="auto" w:frame="1"/>
              </w:rPr>
              <w:t>1</w:t>
            </w:r>
            <w:r>
              <w:rPr>
                <w:rStyle w:val="crayon-sy"/>
                <w:rFonts w:ascii="inherit" w:hAnsi="inherit" w:cs="Courier New"/>
                <w:color w:val="333333"/>
                <w:sz w:val="18"/>
                <w:szCs w:val="18"/>
                <w:bdr w:val="none" w:sz="0" w:space="0" w:color="auto" w:frame="1"/>
              </w:rPr>
              <w:t>);</w:t>
            </w:r>
          </w:p>
          <w:p w14:paraId="094296F9"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lcd</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print</w:t>
            </w:r>
            <w:r>
              <w:rPr>
                <w:rStyle w:val="crayon-sy"/>
                <w:rFonts w:ascii="inherit" w:hAnsi="inherit" w:cs="Courier New"/>
                <w:color w:val="333333"/>
                <w:sz w:val="18"/>
                <w:szCs w:val="18"/>
                <w:bdr w:val="none" w:sz="0" w:space="0" w:color="auto" w:frame="1"/>
              </w:rPr>
              <w:t>(</w:t>
            </w:r>
            <w:r>
              <w:rPr>
                <w:rStyle w:val="crayon-v"/>
                <w:rFonts w:ascii="inherit" w:hAnsi="inherit" w:cs="Courier New"/>
                <w:color w:val="002D7A"/>
                <w:sz w:val="18"/>
                <w:szCs w:val="18"/>
                <w:bdr w:val="none" w:sz="0" w:space="0" w:color="auto" w:frame="1"/>
              </w:rPr>
              <w:t>count</w:t>
            </w:r>
            <w:r>
              <w:rPr>
                <w:rStyle w:val="crayon-sy"/>
                <w:rFonts w:ascii="inherit" w:hAnsi="inherit" w:cs="Courier New"/>
                <w:color w:val="333333"/>
                <w:sz w:val="18"/>
                <w:szCs w:val="18"/>
                <w:bdr w:val="none" w:sz="0" w:space="0" w:color="auto" w:frame="1"/>
              </w:rPr>
              <w:t>);</w:t>
            </w:r>
          </w:p>
          <w:p w14:paraId="5AA684DB"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t"/>
                <w:rFonts w:ascii="inherit" w:hAnsi="inherit" w:cs="Courier New"/>
                <w:color w:val="800080"/>
                <w:sz w:val="18"/>
                <w:szCs w:val="18"/>
                <w:bdr w:val="none" w:sz="0" w:space="0" w:color="auto" w:frame="1"/>
              </w:rPr>
              <w:t>if</w:t>
            </w:r>
            <w:r>
              <w:rPr>
                <w:rStyle w:val="crayon-h"/>
                <w:rFonts w:ascii="inherit" w:hAnsi="inherit" w:cs="Courier New"/>
                <w:color w:val="006FE0"/>
                <w:sz w:val="18"/>
                <w:szCs w:val="18"/>
                <w:bdr w:val="none" w:sz="0" w:space="0" w:color="auto" w:frame="1"/>
              </w:rPr>
              <w:t xml:space="preserve"> </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digitalRead</w:t>
            </w:r>
            <w:r>
              <w:rPr>
                <w:rStyle w:val="crayon-sy"/>
                <w:rFonts w:ascii="inherit" w:hAnsi="inherit" w:cs="Courier New"/>
                <w:color w:val="333333"/>
                <w:sz w:val="18"/>
                <w:szCs w:val="18"/>
                <w:bdr w:val="none" w:sz="0" w:space="0" w:color="auto" w:frame="1"/>
              </w:rPr>
              <w:t>(</w:t>
            </w:r>
            <w:r>
              <w:rPr>
                <w:rStyle w:val="crayon-v"/>
                <w:rFonts w:ascii="inherit" w:hAnsi="inherit" w:cs="Courier New"/>
                <w:color w:val="002D7A"/>
                <w:sz w:val="18"/>
                <w:szCs w:val="18"/>
                <w:bdr w:val="none" w:sz="0" w:space="0" w:color="auto" w:frame="1"/>
              </w:rPr>
              <w:t>up</w:t>
            </w:r>
            <w:r>
              <w:rPr>
                <w:rStyle w:val="crayon-sy"/>
                <w:rFonts w:ascii="inherit" w:hAnsi="inherit" w:cs="Courier New"/>
                <w:color w:val="333333"/>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o"/>
                <w:rFonts w:ascii="inherit" w:hAnsi="inherit" w:cs="Courier New"/>
                <w:color w:val="006FE0"/>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cn"/>
                <w:rFonts w:ascii="inherit" w:hAnsi="inherit" w:cs="Courier New"/>
                <w:color w:val="CE0000"/>
                <w:sz w:val="18"/>
                <w:szCs w:val="18"/>
                <w:bdr w:val="none" w:sz="0" w:space="0" w:color="auto" w:frame="1"/>
              </w:rPr>
              <w:t>0</w:t>
            </w:r>
            <w:r>
              <w:rPr>
                <w:rStyle w:val="crayon-sy"/>
                <w:rFonts w:ascii="inherit" w:hAnsi="inherit" w:cs="Courier New"/>
                <w:color w:val="333333"/>
                <w:sz w:val="18"/>
                <w:szCs w:val="18"/>
                <w:bdr w:val="none" w:sz="0" w:space="0" w:color="auto" w:frame="1"/>
              </w:rPr>
              <w:t>)</w:t>
            </w:r>
          </w:p>
          <w:p w14:paraId="41439A74"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y"/>
                <w:rFonts w:ascii="inherit" w:hAnsi="inherit" w:cs="Courier New"/>
                <w:color w:val="333333"/>
                <w:sz w:val="18"/>
                <w:szCs w:val="18"/>
                <w:bdr w:val="none" w:sz="0" w:space="0" w:color="auto" w:frame="1"/>
              </w:rPr>
              <w:t>{</w:t>
            </w:r>
          </w:p>
          <w:p w14:paraId="59892643"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count</w:t>
            </w:r>
            <w:r>
              <w:rPr>
                <w:rStyle w:val="crayon-o"/>
                <w:rFonts w:ascii="inherit" w:hAnsi="inherit" w:cs="Courier New"/>
                <w:color w:val="006FE0"/>
                <w:sz w:val="18"/>
                <w:szCs w:val="18"/>
                <w:bdr w:val="none" w:sz="0" w:space="0" w:color="auto" w:frame="1"/>
              </w:rPr>
              <w:t>++</w:t>
            </w:r>
            <w:r>
              <w:rPr>
                <w:rStyle w:val="crayon-sy"/>
                <w:rFonts w:ascii="inherit" w:hAnsi="inherit" w:cs="Courier New"/>
                <w:color w:val="333333"/>
                <w:sz w:val="18"/>
                <w:szCs w:val="18"/>
                <w:bdr w:val="none" w:sz="0" w:space="0" w:color="auto" w:frame="1"/>
              </w:rPr>
              <w:t>;</w:t>
            </w:r>
          </w:p>
          <w:p w14:paraId="7D8DB52C"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t"/>
                <w:rFonts w:ascii="inherit" w:hAnsi="inherit" w:cs="Courier New"/>
                <w:color w:val="800080"/>
                <w:sz w:val="18"/>
                <w:szCs w:val="18"/>
                <w:bdr w:val="none" w:sz="0" w:space="0" w:color="auto" w:frame="1"/>
              </w:rPr>
              <w:t>if</w:t>
            </w:r>
            <w:r>
              <w:rPr>
                <w:rStyle w:val="crayon-h"/>
                <w:rFonts w:ascii="inherit" w:hAnsi="inherit" w:cs="Courier New"/>
                <w:color w:val="006FE0"/>
                <w:sz w:val="18"/>
                <w:szCs w:val="18"/>
                <w:bdr w:val="none" w:sz="0" w:space="0" w:color="auto" w:frame="1"/>
              </w:rPr>
              <w:t xml:space="preserve"> </w:t>
            </w:r>
            <w:r>
              <w:rPr>
                <w:rStyle w:val="crayon-sy"/>
                <w:rFonts w:ascii="inherit" w:hAnsi="inherit" w:cs="Courier New"/>
                <w:color w:val="333333"/>
                <w:sz w:val="18"/>
                <w:szCs w:val="18"/>
                <w:bdr w:val="none" w:sz="0" w:space="0" w:color="auto" w:frame="1"/>
              </w:rPr>
              <w:t>(</w:t>
            </w:r>
            <w:r>
              <w:rPr>
                <w:rStyle w:val="crayon-v"/>
                <w:rFonts w:ascii="inherit" w:hAnsi="inherit" w:cs="Courier New"/>
                <w:color w:val="002D7A"/>
                <w:sz w:val="18"/>
                <w:szCs w:val="18"/>
                <w:bdr w:val="none" w:sz="0" w:space="0" w:color="auto" w:frame="1"/>
              </w:rPr>
              <w:t>count</w:t>
            </w:r>
            <w:r>
              <w:rPr>
                <w:rStyle w:val="crayon-h"/>
                <w:rFonts w:ascii="inherit" w:hAnsi="inherit" w:cs="Courier New"/>
                <w:color w:val="006FE0"/>
                <w:sz w:val="18"/>
                <w:szCs w:val="18"/>
                <w:bdr w:val="none" w:sz="0" w:space="0" w:color="auto" w:frame="1"/>
              </w:rPr>
              <w:t xml:space="preserve"> </w:t>
            </w:r>
            <w:r>
              <w:rPr>
                <w:rStyle w:val="crayon-o"/>
                <w:rFonts w:ascii="inherit" w:hAnsi="inherit" w:cs="Courier New"/>
                <w:color w:val="006FE0"/>
                <w:sz w:val="18"/>
                <w:szCs w:val="18"/>
                <w:bdr w:val="none" w:sz="0" w:space="0" w:color="auto" w:frame="1"/>
              </w:rPr>
              <w:t>&gt;</w:t>
            </w:r>
            <w:r>
              <w:rPr>
                <w:rStyle w:val="crayon-h"/>
                <w:rFonts w:ascii="inherit" w:hAnsi="inherit" w:cs="Courier New"/>
                <w:color w:val="006FE0"/>
                <w:sz w:val="18"/>
                <w:szCs w:val="18"/>
                <w:bdr w:val="none" w:sz="0" w:space="0" w:color="auto" w:frame="1"/>
              </w:rPr>
              <w:t xml:space="preserve"> </w:t>
            </w:r>
            <w:r>
              <w:rPr>
                <w:rStyle w:val="crayon-cn"/>
                <w:rFonts w:ascii="inherit" w:hAnsi="inherit" w:cs="Courier New"/>
                <w:color w:val="CE0000"/>
                <w:sz w:val="18"/>
                <w:szCs w:val="18"/>
                <w:bdr w:val="none" w:sz="0" w:space="0" w:color="auto" w:frame="1"/>
              </w:rPr>
              <w:t>25</w:t>
            </w:r>
            <w:r>
              <w:rPr>
                <w:rStyle w:val="crayon-sy"/>
                <w:rFonts w:ascii="inherit" w:hAnsi="inherit" w:cs="Courier New"/>
                <w:color w:val="333333"/>
                <w:sz w:val="18"/>
                <w:szCs w:val="18"/>
                <w:bdr w:val="none" w:sz="0" w:space="0" w:color="auto" w:frame="1"/>
              </w:rPr>
              <w:t>)</w:t>
            </w:r>
          </w:p>
          <w:p w14:paraId="406C5B36"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count</w:t>
            </w:r>
            <w:r>
              <w:rPr>
                <w:rStyle w:val="crayon-h"/>
                <w:rFonts w:ascii="inherit" w:hAnsi="inherit" w:cs="Courier New"/>
                <w:color w:val="006FE0"/>
                <w:sz w:val="18"/>
                <w:szCs w:val="18"/>
                <w:bdr w:val="none" w:sz="0" w:space="0" w:color="auto" w:frame="1"/>
              </w:rPr>
              <w:t xml:space="preserve"> </w:t>
            </w:r>
            <w:r>
              <w:rPr>
                <w:rStyle w:val="crayon-o"/>
                <w:rFonts w:ascii="inherit" w:hAnsi="inherit" w:cs="Courier New"/>
                <w:color w:val="006FE0"/>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cn"/>
                <w:rFonts w:ascii="inherit" w:hAnsi="inherit" w:cs="Courier New"/>
                <w:color w:val="CE0000"/>
                <w:sz w:val="18"/>
                <w:szCs w:val="18"/>
                <w:bdr w:val="none" w:sz="0" w:space="0" w:color="auto" w:frame="1"/>
              </w:rPr>
              <w:t>0</w:t>
            </w:r>
            <w:r>
              <w:rPr>
                <w:rStyle w:val="crayon-sy"/>
                <w:rFonts w:ascii="inherit" w:hAnsi="inherit" w:cs="Courier New"/>
                <w:color w:val="333333"/>
                <w:sz w:val="18"/>
                <w:szCs w:val="18"/>
                <w:bdr w:val="none" w:sz="0" w:space="0" w:color="auto" w:frame="1"/>
              </w:rPr>
              <w:t>;</w:t>
            </w:r>
          </w:p>
          <w:p w14:paraId="17F3F4C5"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e"/>
                <w:rFonts w:ascii="inherit" w:hAnsi="inherit" w:cs="Courier New"/>
                <w:color w:val="004ED0"/>
                <w:sz w:val="18"/>
                <w:szCs w:val="18"/>
                <w:bdr w:val="none" w:sz="0" w:space="0" w:color="auto" w:frame="1"/>
              </w:rPr>
              <w:t>delay</w:t>
            </w:r>
            <w:r>
              <w:rPr>
                <w:rStyle w:val="crayon-sy"/>
                <w:rFonts w:ascii="inherit" w:hAnsi="inherit" w:cs="Courier New"/>
                <w:color w:val="333333"/>
                <w:sz w:val="18"/>
                <w:szCs w:val="18"/>
                <w:bdr w:val="none" w:sz="0" w:space="0" w:color="auto" w:frame="1"/>
              </w:rPr>
              <w:t>(</w:t>
            </w:r>
            <w:r>
              <w:rPr>
                <w:rStyle w:val="crayon-cn"/>
                <w:rFonts w:ascii="inherit" w:hAnsi="inherit" w:cs="Courier New"/>
                <w:color w:val="CE0000"/>
                <w:sz w:val="18"/>
                <w:szCs w:val="18"/>
                <w:bdr w:val="none" w:sz="0" w:space="0" w:color="auto" w:frame="1"/>
              </w:rPr>
              <w:t>500</w:t>
            </w:r>
            <w:r>
              <w:rPr>
                <w:rStyle w:val="crayon-sy"/>
                <w:rFonts w:ascii="inherit" w:hAnsi="inherit" w:cs="Courier New"/>
                <w:color w:val="333333"/>
                <w:sz w:val="18"/>
                <w:szCs w:val="18"/>
                <w:bdr w:val="none" w:sz="0" w:space="0" w:color="auto" w:frame="1"/>
              </w:rPr>
              <w:t>);</w:t>
            </w:r>
          </w:p>
          <w:p w14:paraId="0501EE5B"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y"/>
                <w:rFonts w:ascii="inherit" w:hAnsi="inherit" w:cs="Courier New"/>
                <w:color w:val="333333"/>
                <w:sz w:val="18"/>
                <w:szCs w:val="18"/>
                <w:bdr w:val="none" w:sz="0" w:space="0" w:color="auto" w:frame="1"/>
              </w:rPr>
              <w:t>}</w:t>
            </w:r>
          </w:p>
          <w:p w14:paraId="3621C2CB"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t"/>
                <w:rFonts w:ascii="inherit" w:hAnsi="inherit" w:cs="Courier New"/>
                <w:color w:val="800080"/>
                <w:sz w:val="18"/>
                <w:szCs w:val="18"/>
                <w:bdr w:val="none" w:sz="0" w:space="0" w:color="auto" w:frame="1"/>
              </w:rPr>
              <w:t>else</w:t>
            </w:r>
            <w:r>
              <w:rPr>
                <w:rStyle w:val="crayon-h"/>
                <w:rFonts w:ascii="inherit" w:hAnsi="inherit" w:cs="Courier New"/>
                <w:color w:val="006FE0"/>
                <w:sz w:val="18"/>
                <w:szCs w:val="18"/>
                <w:bdr w:val="none" w:sz="0" w:space="0" w:color="auto" w:frame="1"/>
              </w:rPr>
              <w:t xml:space="preserve"> </w:t>
            </w:r>
            <w:r>
              <w:rPr>
                <w:rStyle w:val="crayon-st"/>
                <w:rFonts w:ascii="inherit" w:hAnsi="inherit" w:cs="Courier New"/>
                <w:color w:val="800080"/>
                <w:sz w:val="18"/>
                <w:szCs w:val="18"/>
                <w:bdr w:val="none" w:sz="0" w:space="0" w:color="auto" w:frame="1"/>
              </w:rPr>
              <w:t>if</w:t>
            </w:r>
            <w:r>
              <w:rPr>
                <w:rStyle w:val="crayon-h"/>
                <w:rFonts w:ascii="inherit" w:hAnsi="inherit" w:cs="Courier New"/>
                <w:color w:val="006FE0"/>
                <w:sz w:val="18"/>
                <w:szCs w:val="18"/>
                <w:bdr w:val="none" w:sz="0" w:space="0" w:color="auto" w:frame="1"/>
              </w:rPr>
              <w:t xml:space="preserve"> </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digitalRead</w:t>
            </w:r>
            <w:r>
              <w:rPr>
                <w:rStyle w:val="crayon-sy"/>
                <w:rFonts w:ascii="inherit" w:hAnsi="inherit" w:cs="Courier New"/>
                <w:color w:val="333333"/>
                <w:sz w:val="18"/>
                <w:szCs w:val="18"/>
                <w:bdr w:val="none" w:sz="0" w:space="0" w:color="auto" w:frame="1"/>
              </w:rPr>
              <w:t>(</w:t>
            </w:r>
            <w:r>
              <w:rPr>
                <w:rStyle w:val="crayon-v"/>
                <w:rFonts w:ascii="inherit" w:hAnsi="inherit" w:cs="Courier New"/>
                <w:color w:val="002D7A"/>
                <w:sz w:val="18"/>
                <w:szCs w:val="18"/>
                <w:bdr w:val="none" w:sz="0" w:space="0" w:color="auto" w:frame="1"/>
              </w:rPr>
              <w:t>down</w:t>
            </w:r>
            <w:r>
              <w:rPr>
                <w:rStyle w:val="crayon-sy"/>
                <w:rFonts w:ascii="inherit" w:hAnsi="inherit" w:cs="Courier New"/>
                <w:color w:val="333333"/>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o"/>
                <w:rFonts w:ascii="inherit" w:hAnsi="inherit" w:cs="Courier New"/>
                <w:color w:val="006FE0"/>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cn"/>
                <w:rFonts w:ascii="inherit" w:hAnsi="inherit" w:cs="Courier New"/>
                <w:color w:val="CE0000"/>
                <w:sz w:val="18"/>
                <w:szCs w:val="18"/>
                <w:bdr w:val="none" w:sz="0" w:space="0" w:color="auto" w:frame="1"/>
              </w:rPr>
              <w:t>0</w:t>
            </w:r>
            <w:r>
              <w:rPr>
                <w:rStyle w:val="crayon-sy"/>
                <w:rFonts w:ascii="inherit" w:hAnsi="inherit" w:cs="Courier New"/>
                <w:color w:val="333333"/>
                <w:sz w:val="18"/>
                <w:szCs w:val="18"/>
                <w:bdr w:val="none" w:sz="0" w:space="0" w:color="auto" w:frame="1"/>
              </w:rPr>
              <w:t>)</w:t>
            </w:r>
          </w:p>
          <w:p w14:paraId="483AC641"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y"/>
                <w:rFonts w:ascii="inherit" w:hAnsi="inherit" w:cs="Courier New"/>
                <w:color w:val="333333"/>
                <w:sz w:val="18"/>
                <w:szCs w:val="18"/>
                <w:bdr w:val="none" w:sz="0" w:space="0" w:color="auto" w:frame="1"/>
              </w:rPr>
              <w:t>{</w:t>
            </w:r>
          </w:p>
          <w:p w14:paraId="11D483A8"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count</w:t>
            </w:r>
            <w:r>
              <w:rPr>
                <w:rStyle w:val="crayon-o"/>
                <w:rFonts w:ascii="inherit" w:hAnsi="inherit" w:cs="Courier New"/>
                <w:color w:val="006FE0"/>
                <w:sz w:val="18"/>
                <w:szCs w:val="18"/>
                <w:bdr w:val="none" w:sz="0" w:space="0" w:color="auto" w:frame="1"/>
              </w:rPr>
              <w:t>--</w:t>
            </w:r>
            <w:r>
              <w:rPr>
                <w:rStyle w:val="crayon-sy"/>
                <w:rFonts w:ascii="inherit" w:hAnsi="inherit" w:cs="Courier New"/>
                <w:color w:val="333333"/>
                <w:sz w:val="18"/>
                <w:szCs w:val="18"/>
                <w:bdr w:val="none" w:sz="0" w:space="0" w:color="auto" w:frame="1"/>
              </w:rPr>
              <w:t>;</w:t>
            </w:r>
          </w:p>
          <w:p w14:paraId="20CB87EB"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t"/>
                <w:rFonts w:ascii="inherit" w:hAnsi="inherit" w:cs="Courier New"/>
                <w:color w:val="800080"/>
                <w:sz w:val="18"/>
                <w:szCs w:val="18"/>
                <w:bdr w:val="none" w:sz="0" w:space="0" w:color="auto" w:frame="1"/>
              </w:rPr>
              <w:t>if</w:t>
            </w:r>
            <w:r>
              <w:rPr>
                <w:rStyle w:val="crayon-h"/>
                <w:rFonts w:ascii="inherit" w:hAnsi="inherit" w:cs="Courier New"/>
                <w:color w:val="006FE0"/>
                <w:sz w:val="18"/>
                <w:szCs w:val="18"/>
                <w:bdr w:val="none" w:sz="0" w:space="0" w:color="auto" w:frame="1"/>
              </w:rPr>
              <w:t xml:space="preserve"> </w:t>
            </w:r>
            <w:r>
              <w:rPr>
                <w:rStyle w:val="crayon-sy"/>
                <w:rFonts w:ascii="inherit" w:hAnsi="inherit" w:cs="Courier New"/>
                <w:color w:val="333333"/>
                <w:sz w:val="18"/>
                <w:szCs w:val="18"/>
                <w:bdr w:val="none" w:sz="0" w:space="0" w:color="auto" w:frame="1"/>
              </w:rPr>
              <w:t>(</w:t>
            </w:r>
            <w:r>
              <w:rPr>
                <w:rStyle w:val="crayon-v"/>
                <w:rFonts w:ascii="inherit" w:hAnsi="inherit" w:cs="Courier New"/>
                <w:color w:val="002D7A"/>
                <w:sz w:val="18"/>
                <w:szCs w:val="18"/>
                <w:bdr w:val="none" w:sz="0" w:space="0" w:color="auto" w:frame="1"/>
              </w:rPr>
              <w:t>count</w:t>
            </w:r>
            <w:r>
              <w:rPr>
                <w:rStyle w:val="crayon-h"/>
                <w:rFonts w:ascii="inherit" w:hAnsi="inherit" w:cs="Courier New"/>
                <w:color w:val="006FE0"/>
                <w:sz w:val="18"/>
                <w:szCs w:val="18"/>
                <w:bdr w:val="none" w:sz="0" w:space="0" w:color="auto" w:frame="1"/>
              </w:rPr>
              <w:t xml:space="preserve"> </w:t>
            </w:r>
            <w:r>
              <w:rPr>
                <w:rStyle w:val="crayon-o"/>
                <w:rFonts w:ascii="inherit" w:hAnsi="inherit" w:cs="Courier New"/>
                <w:color w:val="006FE0"/>
                <w:sz w:val="18"/>
                <w:szCs w:val="18"/>
                <w:bdr w:val="none" w:sz="0" w:space="0" w:color="auto" w:frame="1"/>
              </w:rPr>
              <w:t>&lt;</w:t>
            </w:r>
            <w:r>
              <w:rPr>
                <w:rStyle w:val="crayon-h"/>
                <w:rFonts w:ascii="inherit" w:hAnsi="inherit" w:cs="Courier New"/>
                <w:color w:val="006FE0"/>
                <w:sz w:val="18"/>
                <w:szCs w:val="18"/>
                <w:bdr w:val="none" w:sz="0" w:space="0" w:color="auto" w:frame="1"/>
              </w:rPr>
              <w:t xml:space="preserve"> </w:t>
            </w:r>
            <w:r>
              <w:rPr>
                <w:rStyle w:val="crayon-cn"/>
                <w:rFonts w:ascii="inherit" w:hAnsi="inherit" w:cs="Courier New"/>
                <w:color w:val="CE0000"/>
                <w:sz w:val="18"/>
                <w:szCs w:val="18"/>
                <w:bdr w:val="none" w:sz="0" w:space="0" w:color="auto" w:frame="1"/>
              </w:rPr>
              <w:t>0</w:t>
            </w:r>
            <w:r>
              <w:rPr>
                <w:rStyle w:val="crayon-sy"/>
                <w:rFonts w:ascii="inherit" w:hAnsi="inherit" w:cs="Courier New"/>
                <w:color w:val="333333"/>
                <w:sz w:val="18"/>
                <w:szCs w:val="18"/>
                <w:bdr w:val="none" w:sz="0" w:space="0" w:color="auto" w:frame="1"/>
              </w:rPr>
              <w:t>)</w:t>
            </w:r>
          </w:p>
          <w:p w14:paraId="3B2A0B94"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count</w:t>
            </w:r>
            <w:r>
              <w:rPr>
                <w:rStyle w:val="crayon-h"/>
                <w:rFonts w:ascii="inherit" w:hAnsi="inherit" w:cs="Courier New"/>
                <w:color w:val="006FE0"/>
                <w:sz w:val="18"/>
                <w:szCs w:val="18"/>
                <w:bdr w:val="none" w:sz="0" w:space="0" w:color="auto" w:frame="1"/>
              </w:rPr>
              <w:t xml:space="preserve"> </w:t>
            </w:r>
            <w:r>
              <w:rPr>
                <w:rStyle w:val="crayon-o"/>
                <w:rFonts w:ascii="inherit" w:hAnsi="inherit" w:cs="Courier New"/>
                <w:color w:val="006FE0"/>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cn"/>
                <w:rFonts w:ascii="inherit" w:hAnsi="inherit" w:cs="Courier New"/>
                <w:color w:val="CE0000"/>
                <w:sz w:val="18"/>
                <w:szCs w:val="18"/>
                <w:bdr w:val="none" w:sz="0" w:space="0" w:color="auto" w:frame="1"/>
              </w:rPr>
              <w:t>25</w:t>
            </w:r>
            <w:r>
              <w:rPr>
                <w:rStyle w:val="crayon-sy"/>
                <w:rFonts w:ascii="inherit" w:hAnsi="inherit" w:cs="Courier New"/>
                <w:color w:val="333333"/>
                <w:sz w:val="18"/>
                <w:szCs w:val="18"/>
                <w:bdr w:val="none" w:sz="0" w:space="0" w:color="auto" w:frame="1"/>
              </w:rPr>
              <w:t>;</w:t>
            </w:r>
          </w:p>
          <w:p w14:paraId="570AF200"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e"/>
                <w:rFonts w:ascii="inherit" w:hAnsi="inherit" w:cs="Courier New"/>
                <w:color w:val="004ED0"/>
                <w:sz w:val="18"/>
                <w:szCs w:val="18"/>
                <w:bdr w:val="none" w:sz="0" w:space="0" w:color="auto" w:frame="1"/>
              </w:rPr>
              <w:t>delay</w:t>
            </w:r>
            <w:r>
              <w:rPr>
                <w:rStyle w:val="crayon-sy"/>
                <w:rFonts w:ascii="inherit" w:hAnsi="inherit" w:cs="Courier New"/>
                <w:color w:val="333333"/>
                <w:sz w:val="18"/>
                <w:szCs w:val="18"/>
                <w:bdr w:val="none" w:sz="0" w:space="0" w:color="auto" w:frame="1"/>
              </w:rPr>
              <w:t>(</w:t>
            </w:r>
            <w:r>
              <w:rPr>
                <w:rStyle w:val="crayon-cn"/>
                <w:rFonts w:ascii="inherit" w:hAnsi="inherit" w:cs="Courier New"/>
                <w:color w:val="CE0000"/>
                <w:sz w:val="18"/>
                <w:szCs w:val="18"/>
                <w:bdr w:val="none" w:sz="0" w:space="0" w:color="auto" w:frame="1"/>
              </w:rPr>
              <w:t>500</w:t>
            </w:r>
            <w:r>
              <w:rPr>
                <w:rStyle w:val="crayon-sy"/>
                <w:rFonts w:ascii="inherit" w:hAnsi="inherit" w:cs="Courier New"/>
                <w:color w:val="333333"/>
                <w:sz w:val="18"/>
                <w:szCs w:val="18"/>
                <w:bdr w:val="none" w:sz="0" w:space="0" w:color="auto" w:frame="1"/>
              </w:rPr>
              <w:t>);</w:t>
            </w:r>
          </w:p>
          <w:p w14:paraId="59F2BD8B"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y"/>
                <w:rFonts w:ascii="inherit" w:hAnsi="inherit" w:cs="Courier New"/>
                <w:color w:val="333333"/>
                <w:sz w:val="18"/>
                <w:szCs w:val="18"/>
                <w:bdr w:val="none" w:sz="0" w:space="0" w:color="auto" w:frame="1"/>
              </w:rPr>
              <w:t>}</w:t>
            </w:r>
          </w:p>
          <w:p w14:paraId="505E6BA4"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t"/>
                <w:rFonts w:ascii="inherit" w:hAnsi="inherit" w:cs="Courier New"/>
                <w:color w:val="800080"/>
                <w:sz w:val="18"/>
                <w:szCs w:val="18"/>
                <w:bdr w:val="none" w:sz="0" w:space="0" w:color="auto" w:frame="1"/>
              </w:rPr>
              <w:t>else</w:t>
            </w:r>
            <w:r>
              <w:rPr>
                <w:rStyle w:val="crayon-h"/>
                <w:rFonts w:ascii="inherit" w:hAnsi="inherit" w:cs="Courier New"/>
                <w:color w:val="006FE0"/>
                <w:sz w:val="18"/>
                <w:szCs w:val="18"/>
                <w:bdr w:val="none" w:sz="0" w:space="0" w:color="auto" w:frame="1"/>
              </w:rPr>
              <w:t xml:space="preserve"> </w:t>
            </w:r>
            <w:r>
              <w:rPr>
                <w:rStyle w:val="crayon-st"/>
                <w:rFonts w:ascii="inherit" w:hAnsi="inherit" w:cs="Courier New"/>
                <w:color w:val="800080"/>
                <w:sz w:val="18"/>
                <w:szCs w:val="18"/>
                <w:bdr w:val="none" w:sz="0" w:space="0" w:color="auto" w:frame="1"/>
              </w:rPr>
              <w:t>if</w:t>
            </w:r>
            <w:r>
              <w:rPr>
                <w:rStyle w:val="crayon-h"/>
                <w:rFonts w:ascii="inherit" w:hAnsi="inherit" w:cs="Courier New"/>
                <w:color w:val="006FE0"/>
                <w:sz w:val="18"/>
                <w:szCs w:val="18"/>
                <w:bdr w:val="none" w:sz="0" w:space="0" w:color="auto" w:frame="1"/>
              </w:rPr>
              <w:t xml:space="preserve"> </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digitalRead</w:t>
            </w:r>
            <w:r>
              <w:rPr>
                <w:rStyle w:val="crayon-sy"/>
                <w:rFonts w:ascii="inherit" w:hAnsi="inherit" w:cs="Courier New"/>
                <w:color w:val="333333"/>
                <w:sz w:val="18"/>
                <w:szCs w:val="18"/>
                <w:bdr w:val="none" w:sz="0" w:space="0" w:color="auto" w:frame="1"/>
              </w:rPr>
              <w:t>(</w:t>
            </w:r>
            <w:r>
              <w:rPr>
                <w:rStyle w:val="crayon-v"/>
                <w:rFonts w:ascii="inherit" w:hAnsi="inherit" w:cs="Courier New"/>
                <w:color w:val="002D7A"/>
                <w:sz w:val="18"/>
                <w:szCs w:val="18"/>
                <w:bdr w:val="none" w:sz="0" w:space="0" w:color="auto" w:frame="1"/>
              </w:rPr>
              <w:t>del</w:t>
            </w:r>
            <w:r>
              <w:rPr>
                <w:rStyle w:val="crayon-sy"/>
                <w:rFonts w:ascii="inherit" w:hAnsi="inherit" w:cs="Courier New"/>
                <w:color w:val="333333"/>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o"/>
                <w:rFonts w:ascii="inherit" w:hAnsi="inherit" w:cs="Courier New"/>
                <w:color w:val="006FE0"/>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cn"/>
                <w:rFonts w:ascii="inherit" w:hAnsi="inherit" w:cs="Courier New"/>
                <w:color w:val="CE0000"/>
                <w:sz w:val="18"/>
                <w:szCs w:val="18"/>
                <w:bdr w:val="none" w:sz="0" w:space="0" w:color="auto" w:frame="1"/>
              </w:rPr>
              <w:t>0</w:t>
            </w:r>
            <w:r>
              <w:rPr>
                <w:rStyle w:val="crayon-sy"/>
                <w:rFonts w:ascii="inherit" w:hAnsi="inherit" w:cs="Courier New"/>
                <w:color w:val="333333"/>
                <w:sz w:val="18"/>
                <w:szCs w:val="18"/>
                <w:bdr w:val="none" w:sz="0" w:space="0" w:color="auto" w:frame="1"/>
              </w:rPr>
              <w:t>)</w:t>
            </w:r>
          </w:p>
          <w:p w14:paraId="51544CDE"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y"/>
                <w:rFonts w:ascii="inherit" w:hAnsi="inherit" w:cs="Courier New"/>
                <w:color w:val="333333"/>
                <w:sz w:val="18"/>
                <w:szCs w:val="18"/>
                <w:bdr w:val="none" w:sz="0" w:space="0" w:color="auto" w:frame="1"/>
              </w:rPr>
              <w:t>{</w:t>
            </w:r>
          </w:p>
          <w:p w14:paraId="2A15B5C5"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id</w:t>
            </w:r>
            <w:r>
              <w:rPr>
                <w:rStyle w:val="crayon-h"/>
                <w:rFonts w:ascii="inherit" w:hAnsi="inherit" w:cs="Courier New"/>
                <w:color w:val="006FE0"/>
                <w:sz w:val="18"/>
                <w:szCs w:val="18"/>
                <w:bdr w:val="none" w:sz="0" w:space="0" w:color="auto" w:frame="1"/>
              </w:rPr>
              <w:t xml:space="preserve"> </w:t>
            </w:r>
            <w:r>
              <w:rPr>
                <w:rStyle w:val="crayon-o"/>
                <w:rFonts w:ascii="inherit" w:hAnsi="inherit" w:cs="Courier New"/>
                <w:color w:val="006FE0"/>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v"/>
                <w:rFonts w:ascii="inherit" w:hAnsi="inherit" w:cs="Courier New"/>
                <w:color w:val="002D7A"/>
                <w:sz w:val="18"/>
                <w:szCs w:val="18"/>
                <w:bdr w:val="none" w:sz="0" w:space="0" w:color="auto" w:frame="1"/>
              </w:rPr>
              <w:t>count</w:t>
            </w:r>
            <w:r>
              <w:rPr>
                <w:rStyle w:val="crayon-sy"/>
                <w:rFonts w:ascii="inherit" w:hAnsi="inherit" w:cs="Courier New"/>
                <w:color w:val="333333"/>
                <w:sz w:val="18"/>
                <w:szCs w:val="18"/>
                <w:bdr w:val="none" w:sz="0" w:space="0" w:color="auto" w:frame="1"/>
              </w:rPr>
              <w:t>;</w:t>
            </w:r>
          </w:p>
          <w:p w14:paraId="1DEB073B"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e"/>
                <w:rFonts w:ascii="inherit" w:hAnsi="inherit" w:cs="Courier New"/>
                <w:color w:val="004ED0"/>
                <w:sz w:val="18"/>
                <w:szCs w:val="18"/>
                <w:bdr w:val="none" w:sz="0" w:space="0" w:color="auto" w:frame="1"/>
              </w:rPr>
              <w:t>getFingerprintEnroll</w:t>
            </w:r>
            <w:r>
              <w:rPr>
                <w:rStyle w:val="crayon-sy"/>
                <w:rFonts w:ascii="inherit" w:hAnsi="inherit" w:cs="Courier New"/>
                <w:color w:val="333333"/>
                <w:sz w:val="18"/>
                <w:szCs w:val="18"/>
                <w:bdr w:val="none" w:sz="0" w:space="0" w:color="auto" w:frame="1"/>
              </w:rPr>
              <w:t>();</w:t>
            </w:r>
          </w:p>
          <w:p w14:paraId="5C8132E8"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t"/>
                <w:rFonts w:ascii="inherit" w:hAnsi="inherit" w:cs="Courier New"/>
                <w:color w:val="800080"/>
                <w:sz w:val="18"/>
                <w:szCs w:val="18"/>
                <w:bdr w:val="none" w:sz="0" w:space="0" w:color="auto" w:frame="1"/>
              </w:rPr>
              <w:t>return</w:t>
            </w:r>
            <w:r>
              <w:rPr>
                <w:rStyle w:val="crayon-sy"/>
                <w:rFonts w:ascii="inherit" w:hAnsi="inherit" w:cs="Courier New"/>
                <w:color w:val="333333"/>
                <w:sz w:val="18"/>
                <w:szCs w:val="18"/>
                <w:bdr w:val="none" w:sz="0" w:space="0" w:color="auto" w:frame="1"/>
              </w:rPr>
              <w:t>;</w:t>
            </w:r>
          </w:p>
          <w:p w14:paraId="638ACB44"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y"/>
                <w:rFonts w:ascii="inherit" w:hAnsi="inherit" w:cs="Courier New"/>
                <w:color w:val="333333"/>
                <w:sz w:val="18"/>
                <w:szCs w:val="18"/>
                <w:bdr w:val="none" w:sz="0" w:space="0" w:color="auto" w:frame="1"/>
              </w:rPr>
              <w:t>}</w:t>
            </w:r>
          </w:p>
          <w:p w14:paraId="5EA4D980"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t"/>
                <w:rFonts w:ascii="inherit" w:hAnsi="inherit" w:cs="Courier New"/>
                <w:color w:val="800080"/>
                <w:sz w:val="18"/>
                <w:szCs w:val="18"/>
                <w:bdr w:val="none" w:sz="0" w:space="0" w:color="auto" w:frame="1"/>
              </w:rPr>
              <w:t>else</w:t>
            </w:r>
            <w:r>
              <w:rPr>
                <w:rStyle w:val="crayon-h"/>
                <w:rFonts w:ascii="inherit" w:hAnsi="inherit" w:cs="Courier New"/>
                <w:color w:val="006FE0"/>
                <w:sz w:val="18"/>
                <w:szCs w:val="18"/>
                <w:bdr w:val="none" w:sz="0" w:space="0" w:color="auto" w:frame="1"/>
              </w:rPr>
              <w:t xml:space="preserve"> </w:t>
            </w:r>
            <w:r>
              <w:rPr>
                <w:rStyle w:val="crayon-st"/>
                <w:rFonts w:ascii="inherit" w:hAnsi="inherit" w:cs="Courier New"/>
                <w:color w:val="800080"/>
                <w:sz w:val="18"/>
                <w:szCs w:val="18"/>
                <w:bdr w:val="none" w:sz="0" w:space="0" w:color="auto" w:frame="1"/>
              </w:rPr>
              <w:t>if</w:t>
            </w:r>
            <w:r>
              <w:rPr>
                <w:rStyle w:val="crayon-h"/>
                <w:rFonts w:ascii="inherit" w:hAnsi="inherit" w:cs="Courier New"/>
                <w:color w:val="006FE0"/>
                <w:sz w:val="18"/>
                <w:szCs w:val="18"/>
                <w:bdr w:val="none" w:sz="0" w:space="0" w:color="auto" w:frame="1"/>
              </w:rPr>
              <w:t xml:space="preserve"> </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digitalRead</w:t>
            </w:r>
            <w:r>
              <w:rPr>
                <w:rStyle w:val="crayon-sy"/>
                <w:rFonts w:ascii="inherit" w:hAnsi="inherit" w:cs="Courier New"/>
                <w:color w:val="333333"/>
                <w:sz w:val="18"/>
                <w:szCs w:val="18"/>
                <w:bdr w:val="none" w:sz="0" w:space="0" w:color="auto" w:frame="1"/>
              </w:rPr>
              <w:t>(</w:t>
            </w:r>
            <w:r>
              <w:rPr>
                <w:rStyle w:val="crayon-v"/>
                <w:rFonts w:ascii="inherit" w:hAnsi="inherit" w:cs="Courier New"/>
                <w:color w:val="002D7A"/>
                <w:sz w:val="18"/>
                <w:szCs w:val="18"/>
                <w:bdr w:val="none" w:sz="0" w:space="0" w:color="auto" w:frame="1"/>
              </w:rPr>
              <w:t>enroll</w:t>
            </w:r>
            <w:r>
              <w:rPr>
                <w:rStyle w:val="crayon-sy"/>
                <w:rFonts w:ascii="inherit" w:hAnsi="inherit" w:cs="Courier New"/>
                <w:color w:val="333333"/>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o"/>
                <w:rFonts w:ascii="inherit" w:hAnsi="inherit" w:cs="Courier New"/>
                <w:color w:val="006FE0"/>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cn"/>
                <w:rFonts w:ascii="inherit" w:hAnsi="inherit" w:cs="Courier New"/>
                <w:color w:val="CE0000"/>
                <w:sz w:val="18"/>
                <w:szCs w:val="18"/>
                <w:bdr w:val="none" w:sz="0" w:space="0" w:color="auto" w:frame="1"/>
              </w:rPr>
              <w:t>0</w:t>
            </w:r>
            <w:r>
              <w:rPr>
                <w:rStyle w:val="crayon-sy"/>
                <w:rFonts w:ascii="inherit" w:hAnsi="inherit" w:cs="Courier New"/>
                <w:color w:val="333333"/>
                <w:sz w:val="18"/>
                <w:szCs w:val="18"/>
                <w:bdr w:val="none" w:sz="0" w:space="0" w:color="auto" w:frame="1"/>
              </w:rPr>
              <w:t>)</w:t>
            </w:r>
          </w:p>
          <w:p w14:paraId="7538EF9E"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y"/>
                <w:rFonts w:ascii="inherit" w:hAnsi="inherit" w:cs="Courier New"/>
                <w:color w:val="333333"/>
                <w:sz w:val="18"/>
                <w:szCs w:val="18"/>
                <w:bdr w:val="none" w:sz="0" w:space="0" w:color="auto" w:frame="1"/>
              </w:rPr>
              <w:t>{</w:t>
            </w:r>
          </w:p>
          <w:p w14:paraId="244D84B9"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t"/>
                <w:rFonts w:ascii="inherit" w:hAnsi="inherit" w:cs="Courier New"/>
                <w:color w:val="800080"/>
                <w:sz w:val="18"/>
                <w:szCs w:val="18"/>
                <w:bdr w:val="none" w:sz="0" w:space="0" w:color="auto" w:frame="1"/>
              </w:rPr>
              <w:t>return</w:t>
            </w:r>
            <w:r>
              <w:rPr>
                <w:rStyle w:val="crayon-sy"/>
                <w:rFonts w:ascii="inherit" w:hAnsi="inherit" w:cs="Courier New"/>
                <w:color w:val="333333"/>
                <w:sz w:val="18"/>
                <w:szCs w:val="18"/>
                <w:bdr w:val="none" w:sz="0" w:space="0" w:color="auto" w:frame="1"/>
              </w:rPr>
              <w:t>;</w:t>
            </w:r>
          </w:p>
          <w:p w14:paraId="4CE97EA7"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y"/>
                <w:rFonts w:ascii="inherit" w:hAnsi="inherit" w:cs="Courier New"/>
                <w:color w:val="333333"/>
                <w:sz w:val="18"/>
                <w:szCs w:val="18"/>
                <w:bdr w:val="none" w:sz="0" w:space="0" w:color="auto" w:frame="1"/>
              </w:rPr>
              <w:t>}</w:t>
            </w:r>
          </w:p>
          <w:p w14:paraId="34ACB784"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y"/>
                <w:rFonts w:ascii="inherit" w:hAnsi="inherit" w:cs="Courier New"/>
                <w:color w:val="333333"/>
                <w:sz w:val="18"/>
                <w:szCs w:val="18"/>
                <w:bdr w:val="none" w:sz="0" w:space="0" w:color="auto" w:frame="1"/>
              </w:rPr>
              <w:t>}</w:t>
            </w:r>
          </w:p>
          <w:p w14:paraId="61091D8A" w14:textId="77777777" w:rsidR="00560C78" w:rsidRDefault="00560C78">
            <w:pPr>
              <w:spacing w:line="225" w:lineRule="atLeast"/>
              <w:textAlignment w:val="baseline"/>
              <w:rPr>
                <w:rFonts w:ascii="inherit" w:hAnsi="inherit" w:cs="Courier New"/>
                <w:color w:val="000000"/>
                <w:sz w:val="18"/>
                <w:szCs w:val="18"/>
              </w:rPr>
            </w:pPr>
            <w:r>
              <w:rPr>
                <w:rStyle w:val="crayon-sy"/>
                <w:rFonts w:ascii="inherit" w:hAnsi="inherit" w:cs="Courier New"/>
                <w:color w:val="333333"/>
                <w:sz w:val="18"/>
                <w:szCs w:val="18"/>
                <w:bdr w:val="none" w:sz="0" w:space="0" w:color="auto" w:frame="1"/>
              </w:rPr>
              <w:t>}</w:t>
            </w:r>
          </w:p>
          <w:p w14:paraId="35BF2820"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Fonts w:ascii="inherit" w:hAnsi="inherit" w:cs="Courier New"/>
                <w:color w:val="000000"/>
                <w:sz w:val="18"/>
                <w:szCs w:val="18"/>
              </w:rPr>
              <w:t> </w:t>
            </w:r>
          </w:p>
          <w:p w14:paraId="01732A2C" w14:textId="77777777" w:rsidR="00560C78" w:rsidRDefault="00560C78">
            <w:pPr>
              <w:spacing w:line="225" w:lineRule="atLeast"/>
              <w:textAlignment w:val="baseline"/>
              <w:rPr>
                <w:rFonts w:ascii="inherit" w:hAnsi="inherit" w:cs="Courier New"/>
                <w:color w:val="000000"/>
                <w:sz w:val="18"/>
                <w:szCs w:val="18"/>
              </w:rPr>
            </w:pPr>
            <w:r>
              <w:rPr>
                <w:rStyle w:val="crayon-t"/>
                <w:rFonts w:ascii="inherit" w:hAnsi="inherit" w:cs="Courier New"/>
                <w:color w:val="800080"/>
                <w:sz w:val="18"/>
                <w:szCs w:val="18"/>
                <w:bdr w:val="none" w:sz="0" w:space="0" w:color="auto" w:frame="1"/>
              </w:rPr>
              <w:t>void</w:t>
            </w:r>
            <w:r>
              <w:rPr>
                <w:rStyle w:val="crayon-h"/>
                <w:rFonts w:ascii="inherit" w:hAnsi="inherit" w:cs="Courier New"/>
                <w:color w:val="006FE0"/>
                <w:sz w:val="18"/>
                <w:szCs w:val="18"/>
                <w:bdr w:val="none" w:sz="0" w:space="0" w:color="auto" w:frame="1"/>
              </w:rPr>
              <w:t xml:space="preserve"> </w:t>
            </w:r>
            <w:r>
              <w:rPr>
                <w:rStyle w:val="crayon-e"/>
                <w:rFonts w:ascii="inherit" w:hAnsi="inherit" w:cs="Courier New"/>
                <w:color w:val="004ED0"/>
                <w:sz w:val="18"/>
                <w:szCs w:val="18"/>
                <w:bdr w:val="none" w:sz="0" w:space="0" w:color="auto" w:frame="1"/>
              </w:rPr>
              <w:t>delet</w:t>
            </w:r>
            <w:r>
              <w:rPr>
                <w:rStyle w:val="crayon-sy"/>
                <w:rFonts w:ascii="inherit" w:hAnsi="inherit" w:cs="Courier New"/>
                <w:color w:val="333333"/>
                <w:sz w:val="18"/>
                <w:szCs w:val="18"/>
                <w:bdr w:val="none" w:sz="0" w:space="0" w:color="auto" w:frame="1"/>
              </w:rPr>
              <w:t>()</w:t>
            </w:r>
          </w:p>
          <w:p w14:paraId="3A258598"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sy"/>
                <w:rFonts w:ascii="inherit" w:hAnsi="inherit" w:cs="Courier New"/>
                <w:color w:val="333333"/>
                <w:sz w:val="18"/>
                <w:szCs w:val="18"/>
                <w:bdr w:val="none" w:sz="0" w:space="0" w:color="auto" w:frame="1"/>
              </w:rPr>
              <w:t>{</w:t>
            </w:r>
          </w:p>
          <w:p w14:paraId="4C82E71E"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t"/>
                <w:rFonts w:ascii="inherit" w:hAnsi="inherit" w:cs="Courier New"/>
                <w:color w:val="800080"/>
                <w:sz w:val="18"/>
                <w:szCs w:val="18"/>
                <w:bdr w:val="none" w:sz="0" w:space="0" w:color="auto" w:frame="1"/>
              </w:rPr>
              <w:t>int</w:t>
            </w:r>
            <w:r>
              <w:rPr>
                <w:rStyle w:val="crayon-h"/>
                <w:rFonts w:ascii="inherit" w:hAnsi="inherit" w:cs="Courier New"/>
                <w:color w:val="006FE0"/>
                <w:sz w:val="18"/>
                <w:szCs w:val="18"/>
                <w:bdr w:val="none" w:sz="0" w:space="0" w:color="auto" w:frame="1"/>
              </w:rPr>
              <w:t xml:space="preserve"> </w:t>
            </w:r>
            <w:r>
              <w:rPr>
                <w:rStyle w:val="crayon-v"/>
                <w:rFonts w:ascii="inherit" w:hAnsi="inherit" w:cs="Courier New"/>
                <w:color w:val="002D7A"/>
                <w:sz w:val="18"/>
                <w:szCs w:val="18"/>
                <w:bdr w:val="none" w:sz="0" w:space="0" w:color="auto" w:frame="1"/>
              </w:rPr>
              <w:t>count</w:t>
            </w:r>
            <w:r>
              <w:rPr>
                <w:rStyle w:val="crayon-h"/>
                <w:rFonts w:ascii="inherit" w:hAnsi="inherit" w:cs="Courier New"/>
                <w:color w:val="006FE0"/>
                <w:sz w:val="18"/>
                <w:szCs w:val="18"/>
                <w:bdr w:val="none" w:sz="0" w:space="0" w:color="auto" w:frame="1"/>
              </w:rPr>
              <w:t xml:space="preserve"> </w:t>
            </w:r>
            <w:r>
              <w:rPr>
                <w:rStyle w:val="crayon-o"/>
                <w:rFonts w:ascii="inherit" w:hAnsi="inherit" w:cs="Courier New"/>
                <w:color w:val="006FE0"/>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cn"/>
                <w:rFonts w:ascii="inherit" w:hAnsi="inherit" w:cs="Courier New"/>
                <w:color w:val="CE0000"/>
                <w:sz w:val="18"/>
                <w:szCs w:val="18"/>
                <w:bdr w:val="none" w:sz="0" w:space="0" w:color="auto" w:frame="1"/>
              </w:rPr>
              <w:t>0</w:t>
            </w:r>
            <w:r>
              <w:rPr>
                <w:rStyle w:val="crayon-sy"/>
                <w:rFonts w:ascii="inherit" w:hAnsi="inherit" w:cs="Courier New"/>
                <w:color w:val="333333"/>
                <w:sz w:val="18"/>
                <w:szCs w:val="18"/>
                <w:bdr w:val="none" w:sz="0" w:space="0" w:color="auto" w:frame="1"/>
              </w:rPr>
              <w:t>;</w:t>
            </w:r>
          </w:p>
          <w:p w14:paraId="54E95977"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lcd</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clear</w:t>
            </w:r>
            <w:r>
              <w:rPr>
                <w:rStyle w:val="crayon-sy"/>
                <w:rFonts w:ascii="inherit" w:hAnsi="inherit" w:cs="Courier New"/>
                <w:color w:val="333333"/>
                <w:sz w:val="18"/>
                <w:szCs w:val="18"/>
                <w:bdr w:val="none" w:sz="0" w:space="0" w:color="auto" w:frame="1"/>
              </w:rPr>
              <w:t>();</w:t>
            </w:r>
          </w:p>
          <w:p w14:paraId="171A15D5"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lcd</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print</w:t>
            </w:r>
            <w:r>
              <w:rPr>
                <w:rStyle w:val="crayon-sy"/>
                <w:rFonts w:ascii="inherit" w:hAnsi="inherit" w:cs="Courier New"/>
                <w:color w:val="333333"/>
                <w:sz w:val="18"/>
                <w:szCs w:val="18"/>
                <w:bdr w:val="none" w:sz="0" w:space="0" w:color="auto" w:frame="1"/>
              </w:rPr>
              <w:t>(</w:t>
            </w:r>
            <w:r>
              <w:rPr>
                <w:rStyle w:val="crayon-s"/>
                <w:rFonts w:ascii="inherit" w:hAnsi="inherit" w:cs="Courier New"/>
                <w:color w:val="008000"/>
                <w:sz w:val="18"/>
                <w:szCs w:val="18"/>
                <w:bdr w:val="none" w:sz="0" w:space="0" w:color="auto" w:frame="1"/>
              </w:rPr>
              <w:t>"Delete Finger    "</w:t>
            </w:r>
            <w:r>
              <w:rPr>
                <w:rStyle w:val="crayon-sy"/>
                <w:rFonts w:ascii="inherit" w:hAnsi="inherit" w:cs="Courier New"/>
                <w:color w:val="333333"/>
                <w:sz w:val="18"/>
                <w:szCs w:val="18"/>
                <w:bdr w:val="none" w:sz="0" w:space="0" w:color="auto" w:frame="1"/>
              </w:rPr>
              <w:t>);</w:t>
            </w:r>
          </w:p>
          <w:p w14:paraId="5EC4398F"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lcd</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setCursor</w:t>
            </w:r>
            <w:r>
              <w:rPr>
                <w:rStyle w:val="crayon-sy"/>
                <w:rFonts w:ascii="inherit" w:hAnsi="inherit" w:cs="Courier New"/>
                <w:color w:val="333333"/>
                <w:sz w:val="18"/>
                <w:szCs w:val="18"/>
                <w:bdr w:val="none" w:sz="0" w:space="0" w:color="auto" w:frame="1"/>
              </w:rPr>
              <w:t>(</w:t>
            </w:r>
            <w:r>
              <w:rPr>
                <w:rStyle w:val="crayon-cn"/>
                <w:rFonts w:ascii="inherit" w:hAnsi="inherit" w:cs="Courier New"/>
                <w:color w:val="CE0000"/>
                <w:sz w:val="18"/>
                <w:szCs w:val="18"/>
                <w:bdr w:val="none" w:sz="0" w:space="0" w:color="auto" w:frame="1"/>
              </w:rPr>
              <w:t>0</w:t>
            </w:r>
            <w:r>
              <w:rPr>
                <w:rStyle w:val="crayon-sy"/>
                <w:rFonts w:ascii="inherit" w:hAnsi="inherit" w:cs="Courier New"/>
                <w:color w:val="333333"/>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cn"/>
                <w:rFonts w:ascii="inherit" w:hAnsi="inherit" w:cs="Courier New"/>
                <w:color w:val="CE0000"/>
                <w:sz w:val="18"/>
                <w:szCs w:val="18"/>
                <w:bdr w:val="none" w:sz="0" w:space="0" w:color="auto" w:frame="1"/>
              </w:rPr>
              <w:t>1</w:t>
            </w:r>
            <w:r>
              <w:rPr>
                <w:rStyle w:val="crayon-sy"/>
                <w:rFonts w:ascii="inherit" w:hAnsi="inherit" w:cs="Courier New"/>
                <w:color w:val="333333"/>
                <w:sz w:val="18"/>
                <w:szCs w:val="18"/>
                <w:bdr w:val="none" w:sz="0" w:space="0" w:color="auto" w:frame="1"/>
              </w:rPr>
              <w:t>);</w:t>
            </w:r>
          </w:p>
          <w:p w14:paraId="28E11118"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lcd</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print</w:t>
            </w:r>
            <w:r>
              <w:rPr>
                <w:rStyle w:val="crayon-sy"/>
                <w:rFonts w:ascii="inherit" w:hAnsi="inherit" w:cs="Courier New"/>
                <w:color w:val="333333"/>
                <w:sz w:val="18"/>
                <w:szCs w:val="18"/>
                <w:bdr w:val="none" w:sz="0" w:space="0" w:color="auto" w:frame="1"/>
              </w:rPr>
              <w:t>(</w:t>
            </w:r>
            <w:r>
              <w:rPr>
                <w:rStyle w:val="crayon-s"/>
                <w:rFonts w:ascii="inherit" w:hAnsi="inherit" w:cs="Courier New"/>
                <w:color w:val="008000"/>
                <w:sz w:val="18"/>
                <w:szCs w:val="18"/>
                <w:bdr w:val="none" w:sz="0" w:space="0" w:color="auto" w:frame="1"/>
              </w:rPr>
              <w:t>"Location:"</w:t>
            </w:r>
            <w:r>
              <w:rPr>
                <w:rStyle w:val="crayon-sy"/>
                <w:rFonts w:ascii="inherit" w:hAnsi="inherit" w:cs="Courier New"/>
                <w:color w:val="333333"/>
                <w:sz w:val="18"/>
                <w:szCs w:val="18"/>
                <w:bdr w:val="none" w:sz="0" w:space="0" w:color="auto" w:frame="1"/>
              </w:rPr>
              <w:t>);</w:t>
            </w:r>
          </w:p>
          <w:p w14:paraId="5D59A002"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Fonts w:ascii="inherit" w:hAnsi="inherit" w:cs="Courier New"/>
                <w:color w:val="000000"/>
                <w:sz w:val="18"/>
                <w:szCs w:val="18"/>
              </w:rPr>
              <w:t> </w:t>
            </w:r>
          </w:p>
          <w:p w14:paraId="525C41D8"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t"/>
                <w:rFonts w:ascii="inherit" w:hAnsi="inherit" w:cs="Courier New"/>
                <w:color w:val="800080"/>
                <w:sz w:val="18"/>
                <w:szCs w:val="18"/>
                <w:bdr w:val="none" w:sz="0" w:space="0" w:color="auto" w:frame="1"/>
              </w:rPr>
              <w:t>while</w:t>
            </w:r>
            <w:r>
              <w:rPr>
                <w:rStyle w:val="crayon-h"/>
                <w:rFonts w:ascii="inherit" w:hAnsi="inherit" w:cs="Courier New"/>
                <w:color w:val="006FE0"/>
                <w:sz w:val="18"/>
                <w:szCs w:val="18"/>
                <w:bdr w:val="none" w:sz="0" w:space="0" w:color="auto" w:frame="1"/>
              </w:rPr>
              <w:t xml:space="preserve"> </w:t>
            </w:r>
            <w:r>
              <w:rPr>
                <w:rStyle w:val="crayon-sy"/>
                <w:rFonts w:ascii="inherit" w:hAnsi="inherit" w:cs="Courier New"/>
                <w:color w:val="333333"/>
                <w:sz w:val="18"/>
                <w:szCs w:val="18"/>
                <w:bdr w:val="none" w:sz="0" w:space="0" w:color="auto" w:frame="1"/>
              </w:rPr>
              <w:t>(</w:t>
            </w:r>
            <w:r>
              <w:rPr>
                <w:rStyle w:val="crayon-cn"/>
                <w:rFonts w:ascii="inherit" w:hAnsi="inherit" w:cs="Courier New"/>
                <w:color w:val="CE0000"/>
                <w:sz w:val="18"/>
                <w:szCs w:val="18"/>
                <w:bdr w:val="none" w:sz="0" w:space="0" w:color="auto" w:frame="1"/>
              </w:rPr>
              <w:t>1</w:t>
            </w:r>
            <w:r>
              <w:rPr>
                <w:rStyle w:val="crayon-sy"/>
                <w:rFonts w:ascii="inherit" w:hAnsi="inherit" w:cs="Courier New"/>
                <w:color w:val="333333"/>
                <w:sz w:val="18"/>
                <w:szCs w:val="18"/>
                <w:bdr w:val="none" w:sz="0" w:space="0" w:color="auto" w:frame="1"/>
              </w:rPr>
              <w:t>)</w:t>
            </w:r>
          </w:p>
          <w:p w14:paraId="3856E27F"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y"/>
                <w:rFonts w:ascii="inherit" w:hAnsi="inherit" w:cs="Courier New"/>
                <w:color w:val="333333"/>
                <w:sz w:val="18"/>
                <w:szCs w:val="18"/>
                <w:bdr w:val="none" w:sz="0" w:space="0" w:color="auto" w:frame="1"/>
              </w:rPr>
              <w:t>{</w:t>
            </w:r>
          </w:p>
          <w:p w14:paraId="783BF29B"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lcd</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setCursor</w:t>
            </w:r>
            <w:r>
              <w:rPr>
                <w:rStyle w:val="crayon-sy"/>
                <w:rFonts w:ascii="inherit" w:hAnsi="inherit" w:cs="Courier New"/>
                <w:color w:val="333333"/>
                <w:sz w:val="18"/>
                <w:szCs w:val="18"/>
                <w:bdr w:val="none" w:sz="0" w:space="0" w:color="auto" w:frame="1"/>
              </w:rPr>
              <w:t>(</w:t>
            </w:r>
            <w:r>
              <w:rPr>
                <w:rStyle w:val="crayon-cn"/>
                <w:rFonts w:ascii="inherit" w:hAnsi="inherit" w:cs="Courier New"/>
                <w:color w:val="CE0000"/>
                <w:sz w:val="18"/>
                <w:szCs w:val="18"/>
                <w:bdr w:val="none" w:sz="0" w:space="0" w:color="auto" w:frame="1"/>
              </w:rPr>
              <w:t>9</w:t>
            </w:r>
            <w:r>
              <w:rPr>
                <w:rStyle w:val="crayon-sy"/>
                <w:rFonts w:ascii="inherit" w:hAnsi="inherit" w:cs="Courier New"/>
                <w:color w:val="333333"/>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cn"/>
                <w:rFonts w:ascii="inherit" w:hAnsi="inherit" w:cs="Courier New"/>
                <w:color w:val="CE0000"/>
                <w:sz w:val="18"/>
                <w:szCs w:val="18"/>
                <w:bdr w:val="none" w:sz="0" w:space="0" w:color="auto" w:frame="1"/>
              </w:rPr>
              <w:t>1</w:t>
            </w:r>
            <w:r>
              <w:rPr>
                <w:rStyle w:val="crayon-sy"/>
                <w:rFonts w:ascii="inherit" w:hAnsi="inherit" w:cs="Courier New"/>
                <w:color w:val="333333"/>
                <w:sz w:val="18"/>
                <w:szCs w:val="18"/>
                <w:bdr w:val="none" w:sz="0" w:space="0" w:color="auto" w:frame="1"/>
              </w:rPr>
              <w:t>);</w:t>
            </w:r>
          </w:p>
          <w:p w14:paraId="2ED727A9"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lastRenderedPageBreak/>
              <w:t>    </w:t>
            </w:r>
            <w:r>
              <w:rPr>
                <w:rStyle w:val="crayon-v"/>
                <w:rFonts w:ascii="inherit" w:hAnsi="inherit" w:cs="Courier New"/>
                <w:color w:val="002D7A"/>
                <w:sz w:val="18"/>
                <w:szCs w:val="18"/>
                <w:bdr w:val="none" w:sz="0" w:space="0" w:color="auto" w:frame="1"/>
              </w:rPr>
              <w:t>lcd</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print</w:t>
            </w:r>
            <w:r>
              <w:rPr>
                <w:rStyle w:val="crayon-sy"/>
                <w:rFonts w:ascii="inherit" w:hAnsi="inherit" w:cs="Courier New"/>
                <w:color w:val="333333"/>
                <w:sz w:val="18"/>
                <w:szCs w:val="18"/>
                <w:bdr w:val="none" w:sz="0" w:space="0" w:color="auto" w:frame="1"/>
              </w:rPr>
              <w:t>(</w:t>
            </w:r>
            <w:r>
              <w:rPr>
                <w:rStyle w:val="crayon-v"/>
                <w:rFonts w:ascii="inherit" w:hAnsi="inherit" w:cs="Courier New"/>
                <w:color w:val="002D7A"/>
                <w:sz w:val="18"/>
                <w:szCs w:val="18"/>
                <w:bdr w:val="none" w:sz="0" w:space="0" w:color="auto" w:frame="1"/>
              </w:rPr>
              <w:t>count</w:t>
            </w:r>
            <w:r>
              <w:rPr>
                <w:rStyle w:val="crayon-sy"/>
                <w:rFonts w:ascii="inherit" w:hAnsi="inherit" w:cs="Courier New"/>
                <w:color w:val="333333"/>
                <w:sz w:val="18"/>
                <w:szCs w:val="18"/>
                <w:bdr w:val="none" w:sz="0" w:space="0" w:color="auto" w:frame="1"/>
              </w:rPr>
              <w:t>);</w:t>
            </w:r>
          </w:p>
          <w:p w14:paraId="0F1941E9"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t"/>
                <w:rFonts w:ascii="inherit" w:hAnsi="inherit" w:cs="Courier New"/>
                <w:color w:val="800080"/>
                <w:sz w:val="18"/>
                <w:szCs w:val="18"/>
                <w:bdr w:val="none" w:sz="0" w:space="0" w:color="auto" w:frame="1"/>
              </w:rPr>
              <w:t>if</w:t>
            </w:r>
            <w:r>
              <w:rPr>
                <w:rStyle w:val="crayon-h"/>
                <w:rFonts w:ascii="inherit" w:hAnsi="inherit" w:cs="Courier New"/>
                <w:color w:val="006FE0"/>
                <w:sz w:val="18"/>
                <w:szCs w:val="18"/>
                <w:bdr w:val="none" w:sz="0" w:space="0" w:color="auto" w:frame="1"/>
              </w:rPr>
              <w:t xml:space="preserve"> </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digitalRead</w:t>
            </w:r>
            <w:r>
              <w:rPr>
                <w:rStyle w:val="crayon-sy"/>
                <w:rFonts w:ascii="inherit" w:hAnsi="inherit" w:cs="Courier New"/>
                <w:color w:val="333333"/>
                <w:sz w:val="18"/>
                <w:szCs w:val="18"/>
                <w:bdr w:val="none" w:sz="0" w:space="0" w:color="auto" w:frame="1"/>
              </w:rPr>
              <w:t>(</w:t>
            </w:r>
            <w:r>
              <w:rPr>
                <w:rStyle w:val="crayon-v"/>
                <w:rFonts w:ascii="inherit" w:hAnsi="inherit" w:cs="Courier New"/>
                <w:color w:val="002D7A"/>
                <w:sz w:val="18"/>
                <w:szCs w:val="18"/>
                <w:bdr w:val="none" w:sz="0" w:space="0" w:color="auto" w:frame="1"/>
              </w:rPr>
              <w:t>up</w:t>
            </w:r>
            <w:r>
              <w:rPr>
                <w:rStyle w:val="crayon-sy"/>
                <w:rFonts w:ascii="inherit" w:hAnsi="inherit" w:cs="Courier New"/>
                <w:color w:val="333333"/>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o"/>
                <w:rFonts w:ascii="inherit" w:hAnsi="inherit" w:cs="Courier New"/>
                <w:color w:val="006FE0"/>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cn"/>
                <w:rFonts w:ascii="inherit" w:hAnsi="inherit" w:cs="Courier New"/>
                <w:color w:val="CE0000"/>
                <w:sz w:val="18"/>
                <w:szCs w:val="18"/>
                <w:bdr w:val="none" w:sz="0" w:space="0" w:color="auto" w:frame="1"/>
              </w:rPr>
              <w:t>0</w:t>
            </w:r>
            <w:r>
              <w:rPr>
                <w:rStyle w:val="crayon-sy"/>
                <w:rFonts w:ascii="inherit" w:hAnsi="inherit" w:cs="Courier New"/>
                <w:color w:val="333333"/>
                <w:sz w:val="18"/>
                <w:szCs w:val="18"/>
                <w:bdr w:val="none" w:sz="0" w:space="0" w:color="auto" w:frame="1"/>
              </w:rPr>
              <w:t>)</w:t>
            </w:r>
          </w:p>
          <w:p w14:paraId="57022E02"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y"/>
                <w:rFonts w:ascii="inherit" w:hAnsi="inherit" w:cs="Courier New"/>
                <w:color w:val="333333"/>
                <w:sz w:val="18"/>
                <w:szCs w:val="18"/>
                <w:bdr w:val="none" w:sz="0" w:space="0" w:color="auto" w:frame="1"/>
              </w:rPr>
              <w:t>{</w:t>
            </w:r>
          </w:p>
          <w:p w14:paraId="09ABDC92"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count</w:t>
            </w:r>
            <w:r>
              <w:rPr>
                <w:rStyle w:val="crayon-o"/>
                <w:rFonts w:ascii="inherit" w:hAnsi="inherit" w:cs="Courier New"/>
                <w:color w:val="006FE0"/>
                <w:sz w:val="18"/>
                <w:szCs w:val="18"/>
                <w:bdr w:val="none" w:sz="0" w:space="0" w:color="auto" w:frame="1"/>
              </w:rPr>
              <w:t>++</w:t>
            </w:r>
            <w:r>
              <w:rPr>
                <w:rStyle w:val="crayon-sy"/>
                <w:rFonts w:ascii="inherit" w:hAnsi="inherit" w:cs="Courier New"/>
                <w:color w:val="333333"/>
                <w:sz w:val="18"/>
                <w:szCs w:val="18"/>
                <w:bdr w:val="none" w:sz="0" w:space="0" w:color="auto" w:frame="1"/>
              </w:rPr>
              <w:t>;</w:t>
            </w:r>
          </w:p>
          <w:p w14:paraId="2139785A"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t"/>
                <w:rFonts w:ascii="inherit" w:hAnsi="inherit" w:cs="Courier New"/>
                <w:color w:val="800080"/>
                <w:sz w:val="18"/>
                <w:szCs w:val="18"/>
                <w:bdr w:val="none" w:sz="0" w:space="0" w:color="auto" w:frame="1"/>
              </w:rPr>
              <w:t>if</w:t>
            </w:r>
            <w:r>
              <w:rPr>
                <w:rStyle w:val="crayon-h"/>
                <w:rFonts w:ascii="inherit" w:hAnsi="inherit" w:cs="Courier New"/>
                <w:color w:val="006FE0"/>
                <w:sz w:val="18"/>
                <w:szCs w:val="18"/>
                <w:bdr w:val="none" w:sz="0" w:space="0" w:color="auto" w:frame="1"/>
              </w:rPr>
              <w:t xml:space="preserve"> </w:t>
            </w:r>
            <w:r>
              <w:rPr>
                <w:rStyle w:val="crayon-sy"/>
                <w:rFonts w:ascii="inherit" w:hAnsi="inherit" w:cs="Courier New"/>
                <w:color w:val="333333"/>
                <w:sz w:val="18"/>
                <w:szCs w:val="18"/>
                <w:bdr w:val="none" w:sz="0" w:space="0" w:color="auto" w:frame="1"/>
              </w:rPr>
              <w:t>(</w:t>
            </w:r>
            <w:r>
              <w:rPr>
                <w:rStyle w:val="crayon-v"/>
                <w:rFonts w:ascii="inherit" w:hAnsi="inherit" w:cs="Courier New"/>
                <w:color w:val="002D7A"/>
                <w:sz w:val="18"/>
                <w:szCs w:val="18"/>
                <w:bdr w:val="none" w:sz="0" w:space="0" w:color="auto" w:frame="1"/>
              </w:rPr>
              <w:t>count</w:t>
            </w:r>
            <w:r>
              <w:rPr>
                <w:rStyle w:val="crayon-h"/>
                <w:rFonts w:ascii="inherit" w:hAnsi="inherit" w:cs="Courier New"/>
                <w:color w:val="006FE0"/>
                <w:sz w:val="18"/>
                <w:szCs w:val="18"/>
                <w:bdr w:val="none" w:sz="0" w:space="0" w:color="auto" w:frame="1"/>
              </w:rPr>
              <w:t xml:space="preserve"> </w:t>
            </w:r>
            <w:r>
              <w:rPr>
                <w:rStyle w:val="crayon-o"/>
                <w:rFonts w:ascii="inherit" w:hAnsi="inherit" w:cs="Courier New"/>
                <w:color w:val="006FE0"/>
                <w:sz w:val="18"/>
                <w:szCs w:val="18"/>
                <w:bdr w:val="none" w:sz="0" w:space="0" w:color="auto" w:frame="1"/>
              </w:rPr>
              <w:t>&gt;</w:t>
            </w:r>
            <w:r>
              <w:rPr>
                <w:rStyle w:val="crayon-h"/>
                <w:rFonts w:ascii="inherit" w:hAnsi="inherit" w:cs="Courier New"/>
                <w:color w:val="006FE0"/>
                <w:sz w:val="18"/>
                <w:szCs w:val="18"/>
                <w:bdr w:val="none" w:sz="0" w:space="0" w:color="auto" w:frame="1"/>
              </w:rPr>
              <w:t xml:space="preserve"> </w:t>
            </w:r>
            <w:r>
              <w:rPr>
                <w:rStyle w:val="crayon-cn"/>
                <w:rFonts w:ascii="inherit" w:hAnsi="inherit" w:cs="Courier New"/>
                <w:color w:val="CE0000"/>
                <w:sz w:val="18"/>
                <w:szCs w:val="18"/>
                <w:bdr w:val="none" w:sz="0" w:space="0" w:color="auto" w:frame="1"/>
              </w:rPr>
              <w:t>25</w:t>
            </w:r>
            <w:r>
              <w:rPr>
                <w:rStyle w:val="crayon-sy"/>
                <w:rFonts w:ascii="inherit" w:hAnsi="inherit" w:cs="Courier New"/>
                <w:color w:val="333333"/>
                <w:sz w:val="18"/>
                <w:szCs w:val="18"/>
                <w:bdr w:val="none" w:sz="0" w:space="0" w:color="auto" w:frame="1"/>
              </w:rPr>
              <w:t>)</w:t>
            </w:r>
          </w:p>
          <w:p w14:paraId="34CAC7B9"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count</w:t>
            </w:r>
            <w:r>
              <w:rPr>
                <w:rStyle w:val="crayon-h"/>
                <w:rFonts w:ascii="inherit" w:hAnsi="inherit" w:cs="Courier New"/>
                <w:color w:val="006FE0"/>
                <w:sz w:val="18"/>
                <w:szCs w:val="18"/>
                <w:bdr w:val="none" w:sz="0" w:space="0" w:color="auto" w:frame="1"/>
              </w:rPr>
              <w:t xml:space="preserve"> </w:t>
            </w:r>
            <w:r>
              <w:rPr>
                <w:rStyle w:val="crayon-o"/>
                <w:rFonts w:ascii="inherit" w:hAnsi="inherit" w:cs="Courier New"/>
                <w:color w:val="006FE0"/>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cn"/>
                <w:rFonts w:ascii="inherit" w:hAnsi="inherit" w:cs="Courier New"/>
                <w:color w:val="CE0000"/>
                <w:sz w:val="18"/>
                <w:szCs w:val="18"/>
                <w:bdr w:val="none" w:sz="0" w:space="0" w:color="auto" w:frame="1"/>
              </w:rPr>
              <w:t>0</w:t>
            </w:r>
            <w:r>
              <w:rPr>
                <w:rStyle w:val="crayon-sy"/>
                <w:rFonts w:ascii="inherit" w:hAnsi="inherit" w:cs="Courier New"/>
                <w:color w:val="333333"/>
                <w:sz w:val="18"/>
                <w:szCs w:val="18"/>
                <w:bdr w:val="none" w:sz="0" w:space="0" w:color="auto" w:frame="1"/>
              </w:rPr>
              <w:t>;</w:t>
            </w:r>
          </w:p>
          <w:p w14:paraId="625CD26E"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e"/>
                <w:rFonts w:ascii="inherit" w:hAnsi="inherit" w:cs="Courier New"/>
                <w:color w:val="004ED0"/>
                <w:sz w:val="18"/>
                <w:szCs w:val="18"/>
                <w:bdr w:val="none" w:sz="0" w:space="0" w:color="auto" w:frame="1"/>
              </w:rPr>
              <w:t>delay</w:t>
            </w:r>
            <w:r>
              <w:rPr>
                <w:rStyle w:val="crayon-sy"/>
                <w:rFonts w:ascii="inherit" w:hAnsi="inherit" w:cs="Courier New"/>
                <w:color w:val="333333"/>
                <w:sz w:val="18"/>
                <w:szCs w:val="18"/>
                <w:bdr w:val="none" w:sz="0" w:space="0" w:color="auto" w:frame="1"/>
              </w:rPr>
              <w:t>(</w:t>
            </w:r>
            <w:r>
              <w:rPr>
                <w:rStyle w:val="crayon-cn"/>
                <w:rFonts w:ascii="inherit" w:hAnsi="inherit" w:cs="Courier New"/>
                <w:color w:val="CE0000"/>
                <w:sz w:val="18"/>
                <w:szCs w:val="18"/>
                <w:bdr w:val="none" w:sz="0" w:space="0" w:color="auto" w:frame="1"/>
              </w:rPr>
              <w:t>500</w:t>
            </w:r>
            <w:r>
              <w:rPr>
                <w:rStyle w:val="crayon-sy"/>
                <w:rFonts w:ascii="inherit" w:hAnsi="inherit" w:cs="Courier New"/>
                <w:color w:val="333333"/>
                <w:sz w:val="18"/>
                <w:szCs w:val="18"/>
                <w:bdr w:val="none" w:sz="0" w:space="0" w:color="auto" w:frame="1"/>
              </w:rPr>
              <w:t>);</w:t>
            </w:r>
          </w:p>
          <w:p w14:paraId="1E01B814"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y"/>
                <w:rFonts w:ascii="inherit" w:hAnsi="inherit" w:cs="Courier New"/>
                <w:color w:val="333333"/>
                <w:sz w:val="18"/>
                <w:szCs w:val="18"/>
                <w:bdr w:val="none" w:sz="0" w:space="0" w:color="auto" w:frame="1"/>
              </w:rPr>
              <w:t>}</w:t>
            </w:r>
          </w:p>
          <w:p w14:paraId="42FFA33E"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t"/>
                <w:rFonts w:ascii="inherit" w:hAnsi="inherit" w:cs="Courier New"/>
                <w:color w:val="800080"/>
                <w:sz w:val="18"/>
                <w:szCs w:val="18"/>
                <w:bdr w:val="none" w:sz="0" w:space="0" w:color="auto" w:frame="1"/>
              </w:rPr>
              <w:t>else</w:t>
            </w:r>
            <w:r>
              <w:rPr>
                <w:rStyle w:val="crayon-h"/>
                <w:rFonts w:ascii="inherit" w:hAnsi="inherit" w:cs="Courier New"/>
                <w:color w:val="006FE0"/>
                <w:sz w:val="18"/>
                <w:szCs w:val="18"/>
                <w:bdr w:val="none" w:sz="0" w:space="0" w:color="auto" w:frame="1"/>
              </w:rPr>
              <w:t xml:space="preserve"> </w:t>
            </w:r>
            <w:r>
              <w:rPr>
                <w:rStyle w:val="crayon-st"/>
                <w:rFonts w:ascii="inherit" w:hAnsi="inherit" w:cs="Courier New"/>
                <w:color w:val="800080"/>
                <w:sz w:val="18"/>
                <w:szCs w:val="18"/>
                <w:bdr w:val="none" w:sz="0" w:space="0" w:color="auto" w:frame="1"/>
              </w:rPr>
              <w:t>if</w:t>
            </w:r>
            <w:r>
              <w:rPr>
                <w:rStyle w:val="crayon-h"/>
                <w:rFonts w:ascii="inherit" w:hAnsi="inherit" w:cs="Courier New"/>
                <w:color w:val="006FE0"/>
                <w:sz w:val="18"/>
                <w:szCs w:val="18"/>
                <w:bdr w:val="none" w:sz="0" w:space="0" w:color="auto" w:frame="1"/>
              </w:rPr>
              <w:t xml:space="preserve"> </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digitalRead</w:t>
            </w:r>
            <w:r>
              <w:rPr>
                <w:rStyle w:val="crayon-sy"/>
                <w:rFonts w:ascii="inherit" w:hAnsi="inherit" w:cs="Courier New"/>
                <w:color w:val="333333"/>
                <w:sz w:val="18"/>
                <w:szCs w:val="18"/>
                <w:bdr w:val="none" w:sz="0" w:space="0" w:color="auto" w:frame="1"/>
              </w:rPr>
              <w:t>(</w:t>
            </w:r>
            <w:r>
              <w:rPr>
                <w:rStyle w:val="crayon-v"/>
                <w:rFonts w:ascii="inherit" w:hAnsi="inherit" w:cs="Courier New"/>
                <w:color w:val="002D7A"/>
                <w:sz w:val="18"/>
                <w:szCs w:val="18"/>
                <w:bdr w:val="none" w:sz="0" w:space="0" w:color="auto" w:frame="1"/>
              </w:rPr>
              <w:t>down</w:t>
            </w:r>
            <w:r>
              <w:rPr>
                <w:rStyle w:val="crayon-sy"/>
                <w:rFonts w:ascii="inherit" w:hAnsi="inherit" w:cs="Courier New"/>
                <w:color w:val="333333"/>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o"/>
                <w:rFonts w:ascii="inherit" w:hAnsi="inherit" w:cs="Courier New"/>
                <w:color w:val="006FE0"/>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cn"/>
                <w:rFonts w:ascii="inherit" w:hAnsi="inherit" w:cs="Courier New"/>
                <w:color w:val="CE0000"/>
                <w:sz w:val="18"/>
                <w:szCs w:val="18"/>
                <w:bdr w:val="none" w:sz="0" w:space="0" w:color="auto" w:frame="1"/>
              </w:rPr>
              <w:t>0</w:t>
            </w:r>
            <w:r>
              <w:rPr>
                <w:rStyle w:val="crayon-sy"/>
                <w:rFonts w:ascii="inherit" w:hAnsi="inherit" w:cs="Courier New"/>
                <w:color w:val="333333"/>
                <w:sz w:val="18"/>
                <w:szCs w:val="18"/>
                <w:bdr w:val="none" w:sz="0" w:space="0" w:color="auto" w:frame="1"/>
              </w:rPr>
              <w:t>)</w:t>
            </w:r>
          </w:p>
          <w:p w14:paraId="64266267"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y"/>
                <w:rFonts w:ascii="inherit" w:hAnsi="inherit" w:cs="Courier New"/>
                <w:color w:val="333333"/>
                <w:sz w:val="18"/>
                <w:szCs w:val="18"/>
                <w:bdr w:val="none" w:sz="0" w:space="0" w:color="auto" w:frame="1"/>
              </w:rPr>
              <w:t>{</w:t>
            </w:r>
          </w:p>
          <w:p w14:paraId="2F9A044D"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count</w:t>
            </w:r>
            <w:r>
              <w:rPr>
                <w:rStyle w:val="crayon-o"/>
                <w:rFonts w:ascii="inherit" w:hAnsi="inherit" w:cs="Courier New"/>
                <w:color w:val="006FE0"/>
                <w:sz w:val="18"/>
                <w:szCs w:val="18"/>
                <w:bdr w:val="none" w:sz="0" w:space="0" w:color="auto" w:frame="1"/>
              </w:rPr>
              <w:t>--</w:t>
            </w:r>
            <w:r>
              <w:rPr>
                <w:rStyle w:val="crayon-sy"/>
                <w:rFonts w:ascii="inherit" w:hAnsi="inherit" w:cs="Courier New"/>
                <w:color w:val="333333"/>
                <w:sz w:val="18"/>
                <w:szCs w:val="18"/>
                <w:bdr w:val="none" w:sz="0" w:space="0" w:color="auto" w:frame="1"/>
              </w:rPr>
              <w:t>;</w:t>
            </w:r>
          </w:p>
          <w:p w14:paraId="42A3D39E"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t"/>
                <w:rFonts w:ascii="inherit" w:hAnsi="inherit" w:cs="Courier New"/>
                <w:color w:val="800080"/>
                <w:sz w:val="18"/>
                <w:szCs w:val="18"/>
                <w:bdr w:val="none" w:sz="0" w:space="0" w:color="auto" w:frame="1"/>
              </w:rPr>
              <w:t>if</w:t>
            </w:r>
            <w:r>
              <w:rPr>
                <w:rStyle w:val="crayon-h"/>
                <w:rFonts w:ascii="inherit" w:hAnsi="inherit" w:cs="Courier New"/>
                <w:color w:val="006FE0"/>
                <w:sz w:val="18"/>
                <w:szCs w:val="18"/>
                <w:bdr w:val="none" w:sz="0" w:space="0" w:color="auto" w:frame="1"/>
              </w:rPr>
              <w:t xml:space="preserve"> </w:t>
            </w:r>
            <w:r>
              <w:rPr>
                <w:rStyle w:val="crayon-sy"/>
                <w:rFonts w:ascii="inherit" w:hAnsi="inherit" w:cs="Courier New"/>
                <w:color w:val="333333"/>
                <w:sz w:val="18"/>
                <w:szCs w:val="18"/>
                <w:bdr w:val="none" w:sz="0" w:space="0" w:color="auto" w:frame="1"/>
              </w:rPr>
              <w:t>(</w:t>
            </w:r>
            <w:r>
              <w:rPr>
                <w:rStyle w:val="crayon-v"/>
                <w:rFonts w:ascii="inherit" w:hAnsi="inherit" w:cs="Courier New"/>
                <w:color w:val="002D7A"/>
                <w:sz w:val="18"/>
                <w:szCs w:val="18"/>
                <w:bdr w:val="none" w:sz="0" w:space="0" w:color="auto" w:frame="1"/>
              </w:rPr>
              <w:t>count</w:t>
            </w:r>
            <w:r>
              <w:rPr>
                <w:rStyle w:val="crayon-h"/>
                <w:rFonts w:ascii="inherit" w:hAnsi="inherit" w:cs="Courier New"/>
                <w:color w:val="006FE0"/>
                <w:sz w:val="18"/>
                <w:szCs w:val="18"/>
                <w:bdr w:val="none" w:sz="0" w:space="0" w:color="auto" w:frame="1"/>
              </w:rPr>
              <w:t xml:space="preserve"> </w:t>
            </w:r>
            <w:r>
              <w:rPr>
                <w:rStyle w:val="crayon-o"/>
                <w:rFonts w:ascii="inherit" w:hAnsi="inherit" w:cs="Courier New"/>
                <w:color w:val="006FE0"/>
                <w:sz w:val="18"/>
                <w:szCs w:val="18"/>
                <w:bdr w:val="none" w:sz="0" w:space="0" w:color="auto" w:frame="1"/>
              </w:rPr>
              <w:t>&lt;</w:t>
            </w:r>
            <w:r>
              <w:rPr>
                <w:rStyle w:val="crayon-h"/>
                <w:rFonts w:ascii="inherit" w:hAnsi="inherit" w:cs="Courier New"/>
                <w:color w:val="006FE0"/>
                <w:sz w:val="18"/>
                <w:szCs w:val="18"/>
                <w:bdr w:val="none" w:sz="0" w:space="0" w:color="auto" w:frame="1"/>
              </w:rPr>
              <w:t xml:space="preserve"> </w:t>
            </w:r>
            <w:r>
              <w:rPr>
                <w:rStyle w:val="crayon-cn"/>
                <w:rFonts w:ascii="inherit" w:hAnsi="inherit" w:cs="Courier New"/>
                <w:color w:val="CE0000"/>
                <w:sz w:val="18"/>
                <w:szCs w:val="18"/>
                <w:bdr w:val="none" w:sz="0" w:space="0" w:color="auto" w:frame="1"/>
              </w:rPr>
              <w:t>0</w:t>
            </w:r>
            <w:r>
              <w:rPr>
                <w:rStyle w:val="crayon-sy"/>
                <w:rFonts w:ascii="inherit" w:hAnsi="inherit" w:cs="Courier New"/>
                <w:color w:val="333333"/>
                <w:sz w:val="18"/>
                <w:szCs w:val="18"/>
                <w:bdr w:val="none" w:sz="0" w:space="0" w:color="auto" w:frame="1"/>
              </w:rPr>
              <w:t>)</w:t>
            </w:r>
          </w:p>
          <w:p w14:paraId="21FA1F7B"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count</w:t>
            </w:r>
            <w:r>
              <w:rPr>
                <w:rStyle w:val="crayon-h"/>
                <w:rFonts w:ascii="inherit" w:hAnsi="inherit" w:cs="Courier New"/>
                <w:color w:val="006FE0"/>
                <w:sz w:val="18"/>
                <w:szCs w:val="18"/>
                <w:bdr w:val="none" w:sz="0" w:space="0" w:color="auto" w:frame="1"/>
              </w:rPr>
              <w:t xml:space="preserve"> </w:t>
            </w:r>
            <w:r>
              <w:rPr>
                <w:rStyle w:val="crayon-o"/>
                <w:rFonts w:ascii="inherit" w:hAnsi="inherit" w:cs="Courier New"/>
                <w:color w:val="006FE0"/>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cn"/>
                <w:rFonts w:ascii="inherit" w:hAnsi="inherit" w:cs="Courier New"/>
                <w:color w:val="CE0000"/>
                <w:sz w:val="18"/>
                <w:szCs w:val="18"/>
                <w:bdr w:val="none" w:sz="0" w:space="0" w:color="auto" w:frame="1"/>
              </w:rPr>
              <w:t>25</w:t>
            </w:r>
            <w:r>
              <w:rPr>
                <w:rStyle w:val="crayon-sy"/>
                <w:rFonts w:ascii="inherit" w:hAnsi="inherit" w:cs="Courier New"/>
                <w:color w:val="333333"/>
                <w:sz w:val="18"/>
                <w:szCs w:val="18"/>
                <w:bdr w:val="none" w:sz="0" w:space="0" w:color="auto" w:frame="1"/>
              </w:rPr>
              <w:t>;</w:t>
            </w:r>
          </w:p>
          <w:p w14:paraId="13966550"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e"/>
                <w:rFonts w:ascii="inherit" w:hAnsi="inherit" w:cs="Courier New"/>
                <w:color w:val="004ED0"/>
                <w:sz w:val="18"/>
                <w:szCs w:val="18"/>
                <w:bdr w:val="none" w:sz="0" w:space="0" w:color="auto" w:frame="1"/>
              </w:rPr>
              <w:t>delay</w:t>
            </w:r>
            <w:r>
              <w:rPr>
                <w:rStyle w:val="crayon-sy"/>
                <w:rFonts w:ascii="inherit" w:hAnsi="inherit" w:cs="Courier New"/>
                <w:color w:val="333333"/>
                <w:sz w:val="18"/>
                <w:szCs w:val="18"/>
                <w:bdr w:val="none" w:sz="0" w:space="0" w:color="auto" w:frame="1"/>
              </w:rPr>
              <w:t>(</w:t>
            </w:r>
            <w:r>
              <w:rPr>
                <w:rStyle w:val="crayon-cn"/>
                <w:rFonts w:ascii="inherit" w:hAnsi="inherit" w:cs="Courier New"/>
                <w:color w:val="CE0000"/>
                <w:sz w:val="18"/>
                <w:szCs w:val="18"/>
                <w:bdr w:val="none" w:sz="0" w:space="0" w:color="auto" w:frame="1"/>
              </w:rPr>
              <w:t>500</w:t>
            </w:r>
            <w:r>
              <w:rPr>
                <w:rStyle w:val="crayon-sy"/>
                <w:rFonts w:ascii="inherit" w:hAnsi="inherit" w:cs="Courier New"/>
                <w:color w:val="333333"/>
                <w:sz w:val="18"/>
                <w:szCs w:val="18"/>
                <w:bdr w:val="none" w:sz="0" w:space="0" w:color="auto" w:frame="1"/>
              </w:rPr>
              <w:t>);</w:t>
            </w:r>
          </w:p>
          <w:p w14:paraId="0BB96750"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y"/>
                <w:rFonts w:ascii="inherit" w:hAnsi="inherit" w:cs="Courier New"/>
                <w:color w:val="333333"/>
                <w:sz w:val="18"/>
                <w:szCs w:val="18"/>
                <w:bdr w:val="none" w:sz="0" w:space="0" w:color="auto" w:frame="1"/>
              </w:rPr>
              <w:t>}</w:t>
            </w:r>
          </w:p>
          <w:p w14:paraId="62BD12D8"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t"/>
                <w:rFonts w:ascii="inherit" w:hAnsi="inherit" w:cs="Courier New"/>
                <w:color w:val="800080"/>
                <w:sz w:val="18"/>
                <w:szCs w:val="18"/>
                <w:bdr w:val="none" w:sz="0" w:space="0" w:color="auto" w:frame="1"/>
              </w:rPr>
              <w:t>else</w:t>
            </w:r>
            <w:r>
              <w:rPr>
                <w:rStyle w:val="crayon-h"/>
                <w:rFonts w:ascii="inherit" w:hAnsi="inherit" w:cs="Courier New"/>
                <w:color w:val="006FE0"/>
                <w:sz w:val="18"/>
                <w:szCs w:val="18"/>
                <w:bdr w:val="none" w:sz="0" w:space="0" w:color="auto" w:frame="1"/>
              </w:rPr>
              <w:t xml:space="preserve"> </w:t>
            </w:r>
            <w:r>
              <w:rPr>
                <w:rStyle w:val="crayon-st"/>
                <w:rFonts w:ascii="inherit" w:hAnsi="inherit" w:cs="Courier New"/>
                <w:color w:val="800080"/>
                <w:sz w:val="18"/>
                <w:szCs w:val="18"/>
                <w:bdr w:val="none" w:sz="0" w:space="0" w:color="auto" w:frame="1"/>
              </w:rPr>
              <w:t>if</w:t>
            </w:r>
            <w:r>
              <w:rPr>
                <w:rStyle w:val="crayon-h"/>
                <w:rFonts w:ascii="inherit" w:hAnsi="inherit" w:cs="Courier New"/>
                <w:color w:val="006FE0"/>
                <w:sz w:val="18"/>
                <w:szCs w:val="18"/>
                <w:bdr w:val="none" w:sz="0" w:space="0" w:color="auto" w:frame="1"/>
              </w:rPr>
              <w:t xml:space="preserve"> </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digitalRead</w:t>
            </w:r>
            <w:r>
              <w:rPr>
                <w:rStyle w:val="crayon-sy"/>
                <w:rFonts w:ascii="inherit" w:hAnsi="inherit" w:cs="Courier New"/>
                <w:color w:val="333333"/>
                <w:sz w:val="18"/>
                <w:szCs w:val="18"/>
                <w:bdr w:val="none" w:sz="0" w:space="0" w:color="auto" w:frame="1"/>
              </w:rPr>
              <w:t>(</w:t>
            </w:r>
            <w:r>
              <w:rPr>
                <w:rStyle w:val="crayon-v"/>
                <w:rFonts w:ascii="inherit" w:hAnsi="inherit" w:cs="Courier New"/>
                <w:color w:val="002D7A"/>
                <w:sz w:val="18"/>
                <w:szCs w:val="18"/>
                <w:bdr w:val="none" w:sz="0" w:space="0" w:color="auto" w:frame="1"/>
              </w:rPr>
              <w:t>del</w:t>
            </w:r>
            <w:r>
              <w:rPr>
                <w:rStyle w:val="crayon-sy"/>
                <w:rFonts w:ascii="inherit" w:hAnsi="inherit" w:cs="Courier New"/>
                <w:color w:val="333333"/>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o"/>
                <w:rFonts w:ascii="inherit" w:hAnsi="inherit" w:cs="Courier New"/>
                <w:color w:val="006FE0"/>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cn"/>
                <w:rFonts w:ascii="inherit" w:hAnsi="inherit" w:cs="Courier New"/>
                <w:color w:val="CE0000"/>
                <w:sz w:val="18"/>
                <w:szCs w:val="18"/>
                <w:bdr w:val="none" w:sz="0" w:space="0" w:color="auto" w:frame="1"/>
              </w:rPr>
              <w:t>0</w:t>
            </w:r>
            <w:r>
              <w:rPr>
                <w:rStyle w:val="crayon-sy"/>
                <w:rFonts w:ascii="inherit" w:hAnsi="inherit" w:cs="Courier New"/>
                <w:color w:val="333333"/>
                <w:sz w:val="18"/>
                <w:szCs w:val="18"/>
                <w:bdr w:val="none" w:sz="0" w:space="0" w:color="auto" w:frame="1"/>
              </w:rPr>
              <w:t>)</w:t>
            </w:r>
          </w:p>
          <w:p w14:paraId="0A88DDCF"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y"/>
                <w:rFonts w:ascii="inherit" w:hAnsi="inherit" w:cs="Courier New"/>
                <w:color w:val="333333"/>
                <w:sz w:val="18"/>
                <w:szCs w:val="18"/>
                <w:bdr w:val="none" w:sz="0" w:space="0" w:color="auto" w:frame="1"/>
              </w:rPr>
              <w:t>{</w:t>
            </w:r>
          </w:p>
          <w:p w14:paraId="3FB212E9"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id</w:t>
            </w:r>
            <w:r>
              <w:rPr>
                <w:rStyle w:val="crayon-h"/>
                <w:rFonts w:ascii="inherit" w:hAnsi="inherit" w:cs="Courier New"/>
                <w:color w:val="006FE0"/>
                <w:sz w:val="18"/>
                <w:szCs w:val="18"/>
                <w:bdr w:val="none" w:sz="0" w:space="0" w:color="auto" w:frame="1"/>
              </w:rPr>
              <w:t xml:space="preserve"> </w:t>
            </w:r>
            <w:r>
              <w:rPr>
                <w:rStyle w:val="crayon-o"/>
                <w:rFonts w:ascii="inherit" w:hAnsi="inherit" w:cs="Courier New"/>
                <w:color w:val="006FE0"/>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v"/>
                <w:rFonts w:ascii="inherit" w:hAnsi="inherit" w:cs="Courier New"/>
                <w:color w:val="002D7A"/>
                <w:sz w:val="18"/>
                <w:szCs w:val="18"/>
                <w:bdr w:val="none" w:sz="0" w:space="0" w:color="auto" w:frame="1"/>
              </w:rPr>
              <w:t>count</w:t>
            </w:r>
            <w:r>
              <w:rPr>
                <w:rStyle w:val="crayon-sy"/>
                <w:rFonts w:ascii="inherit" w:hAnsi="inherit" w:cs="Courier New"/>
                <w:color w:val="333333"/>
                <w:sz w:val="18"/>
                <w:szCs w:val="18"/>
                <w:bdr w:val="none" w:sz="0" w:space="0" w:color="auto" w:frame="1"/>
              </w:rPr>
              <w:t>;</w:t>
            </w:r>
          </w:p>
          <w:p w14:paraId="2D8C3DC7"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e"/>
                <w:rFonts w:ascii="inherit" w:hAnsi="inherit" w:cs="Courier New"/>
                <w:color w:val="004ED0"/>
                <w:sz w:val="18"/>
                <w:szCs w:val="18"/>
                <w:bdr w:val="none" w:sz="0" w:space="0" w:color="auto" w:frame="1"/>
              </w:rPr>
              <w:t>deleteFingerprint</w:t>
            </w:r>
            <w:r>
              <w:rPr>
                <w:rStyle w:val="crayon-sy"/>
                <w:rFonts w:ascii="inherit" w:hAnsi="inherit" w:cs="Courier New"/>
                <w:color w:val="333333"/>
                <w:sz w:val="18"/>
                <w:szCs w:val="18"/>
                <w:bdr w:val="none" w:sz="0" w:space="0" w:color="auto" w:frame="1"/>
              </w:rPr>
              <w:t>(</w:t>
            </w:r>
            <w:r>
              <w:rPr>
                <w:rStyle w:val="crayon-v"/>
                <w:rFonts w:ascii="inherit" w:hAnsi="inherit" w:cs="Courier New"/>
                <w:color w:val="002D7A"/>
                <w:sz w:val="18"/>
                <w:szCs w:val="18"/>
                <w:bdr w:val="none" w:sz="0" w:space="0" w:color="auto" w:frame="1"/>
              </w:rPr>
              <w:t>id</w:t>
            </w:r>
            <w:r>
              <w:rPr>
                <w:rStyle w:val="crayon-sy"/>
                <w:rFonts w:ascii="inherit" w:hAnsi="inherit" w:cs="Courier New"/>
                <w:color w:val="333333"/>
                <w:sz w:val="18"/>
                <w:szCs w:val="18"/>
                <w:bdr w:val="none" w:sz="0" w:space="0" w:color="auto" w:frame="1"/>
              </w:rPr>
              <w:t>);</w:t>
            </w:r>
          </w:p>
          <w:p w14:paraId="782AB98E"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t"/>
                <w:rFonts w:ascii="inherit" w:hAnsi="inherit" w:cs="Courier New"/>
                <w:color w:val="800080"/>
                <w:sz w:val="18"/>
                <w:szCs w:val="18"/>
                <w:bdr w:val="none" w:sz="0" w:space="0" w:color="auto" w:frame="1"/>
              </w:rPr>
              <w:t>return</w:t>
            </w:r>
            <w:r>
              <w:rPr>
                <w:rStyle w:val="crayon-sy"/>
                <w:rFonts w:ascii="inherit" w:hAnsi="inherit" w:cs="Courier New"/>
                <w:color w:val="333333"/>
                <w:sz w:val="18"/>
                <w:szCs w:val="18"/>
                <w:bdr w:val="none" w:sz="0" w:space="0" w:color="auto" w:frame="1"/>
              </w:rPr>
              <w:t>;</w:t>
            </w:r>
          </w:p>
          <w:p w14:paraId="1A1D7A9E"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y"/>
                <w:rFonts w:ascii="inherit" w:hAnsi="inherit" w:cs="Courier New"/>
                <w:color w:val="333333"/>
                <w:sz w:val="18"/>
                <w:szCs w:val="18"/>
                <w:bdr w:val="none" w:sz="0" w:space="0" w:color="auto" w:frame="1"/>
              </w:rPr>
              <w:t>}</w:t>
            </w:r>
          </w:p>
          <w:p w14:paraId="77F5C6F4"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t"/>
                <w:rFonts w:ascii="inherit" w:hAnsi="inherit" w:cs="Courier New"/>
                <w:color w:val="800080"/>
                <w:sz w:val="18"/>
                <w:szCs w:val="18"/>
                <w:bdr w:val="none" w:sz="0" w:space="0" w:color="auto" w:frame="1"/>
              </w:rPr>
              <w:t>else</w:t>
            </w:r>
            <w:r>
              <w:rPr>
                <w:rStyle w:val="crayon-h"/>
                <w:rFonts w:ascii="inherit" w:hAnsi="inherit" w:cs="Courier New"/>
                <w:color w:val="006FE0"/>
                <w:sz w:val="18"/>
                <w:szCs w:val="18"/>
                <w:bdr w:val="none" w:sz="0" w:space="0" w:color="auto" w:frame="1"/>
              </w:rPr>
              <w:t xml:space="preserve"> </w:t>
            </w:r>
            <w:r>
              <w:rPr>
                <w:rStyle w:val="crayon-st"/>
                <w:rFonts w:ascii="inherit" w:hAnsi="inherit" w:cs="Courier New"/>
                <w:color w:val="800080"/>
                <w:sz w:val="18"/>
                <w:szCs w:val="18"/>
                <w:bdr w:val="none" w:sz="0" w:space="0" w:color="auto" w:frame="1"/>
              </w:rPr>
              <w:t>if</w:t>
            </w:r>
            <w:r>
              <w:rPr>
                <w:rStyle w:val="crayon-h"/>
                <w:rFonts w:ascii="inherit" w:hAnsi="inherit" w:cs="Courier New"/>
                <w:color w:val="006FE0"/>
                <w:sz w:val="18"/>
                <w:szCs w:val="18"/>
                <w:bdr w:val="none" w:sz="0" w:space="0" w:color="auto" w:frame="1"/>
              </w:rPr>
              <w:t xml:space="preserve"> </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digitalRead</w:t>
            </w:r>
            <w:r>
              <w:rPr>
                <w:rStyle w:val="crayon-sy"/>
                <w:rFonts w:ascii="inherit" w:hAnsi="inherit" w:cs="Courier New"/>
                <w:color w:val="333333"/>
                <w:sz w:val="18"/>
                <w:szCs w:val="18"/>
                <w:bdr w:val="none" w:sz="0" w:space="0" w:color="auto" w:frame="1"/>
              </w:rPr>
              <w:t>(</w:t>
            </w:r>
            <w:r>
              <w:rPr>
                <w:rStyle w:val="crayon-v"/>
                <w:rFonts w:ascii="inherit" w:hAnsi="inherit" w:cs="Courier New"/>
                <w:color w:val="002D7A"/>
                <w:sz w:val="18"/>
                <w:szCs w:val="18"/>
                <w:bdr w:val="none" w:sz="0" w:space="0" w:color="auto" w:frame="1"/>
              </w:rPr>
              <w:t>enroll</w:t>
            </w:r>
            <w:r>
              <w:rPr>
                <w:rStyle w:val="crayon-sy"/>
                <w:rFonts w:ascii="inherit" w:hAnsi="inherit" w:cs="Courier New"/>
                <w:color w:val="333333"/>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o"/>
                <w:rFonts w:ascii="inherit" w:hAnsi="inherit" w:cs="Courier New"/>
                <w:color w:val="006FE0"/>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cn"/>
                <w:rFonts w:ascii="inherit" w:hAnsi="inherit" w:cs="Courier New"/>
                <w:color w:val="CE0000"/>
                <w:sz w:val="18"/>
                <w:szCs w:val="18"/>
                <w:bdr w:val="none" w:sz="0" w:space="0" w:color="auto" w:frame="1"/>
              </w:rPr>
              <w:t>0</w:t>
            </w:r>
            <w:r>
              <w:rPr>
                <w:rStyle w:val="crayon-sy"/>
                <w:rFonts w:ascii="inherit" w:hAnsi="inherit" w:cs="Courier New"/>
                <w:color w:val="333333"/>
                <w:sz w:val="18"/>
                <w:szCs w:val="18"/>
                <w:bdr w:val="none" w:sz="0" w:space="0" w:color="auto" w:frame="1"/>
              </w:rPr>
              <w:t>)</w:t>
            </w:r>
          </w:p>
          <w:p w14:paraId="2ADE6A64"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y"/>
                <w:rFonts w:ascii="inherit" w:hAnsi="inherit" w:cs="Courier New"/>
                <w:color w:val="333333"/>
                <w:sz w:val="18"/>
                <w:szCs w:val="18"/>
                <w:bdr w:val="none" w:sz="0" w:space="0" w:color="auto" w:frame="1"/>
              </w:rPr>
              <w:t>{</w:t>
            </w:r>
          </w:p>
          <w:p w14:paraId="31A43999"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t"/>
                <w:rFonts w:ascii="inherit" w:hAnsi="inherit" w:cs="Courier New"/>
                <w:color w:val="800080"/>
                <w:sz w:val="18"/>
                <w:szCs w:val="18"/>
                <w:bdr w:val="none" w:sz="0" w:space="0" w:color="auto" w:frame="1"/>
              </w:rPr>
              <w:t>return</w:t>
            </w:r>
            <w:r>
              <w:rPr>
                <w:rStyle w:val="crayon-sy"/>
                <w:rFonts w:ascii="inherit" w:hAnsi="inherit" w:cs="Courier New"/>
                <w:color w:val="333333"/>
                <w:sz w:val="18"/>
                <w:szCs w:val="18"/>
                <w:bdr w:val="none" w:sz="0" w:space="0" w:color="auto" w:frame="1"/>
              </w:rPr>
              <w:t>;</w:t>
            </w:r>
          </w:p>
          <w:p w14:paraId="04427010"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y"/>
                <w:rFonts w:ascii="inherit" w:hAnsi="inherit" w:cs="Courier New"/>
                <w:color w:val="333333"/>
                <w:sz w:val="18"/>
                <w:szCs w:val="18"/>
                <w:bdr w:val="none" w:sz="0" w:space="0" w:color="auto" w:frame="1"/>
              </w:rPr>
              <w:t>}</w:t>
            </w:r>
          </w:p>
          <w:p w14:paraId="03D1C240"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y"/>
                <w:rFonts w:ascii="inherit" w:hAnsi="inherit" w:cs="Courier New"/>
                <w:color w:val="333333"/>
                <w:sz w:val="18"/>
                <w:szCs w:val="18"/>
                <w:bdr w:val="none" w:sz="0" w:space="0" w:color="auto" w:frame="1"/>
              </w:rPr>
              <w:t>}</w:t>
            </w:r>
          </w:p>
          <w:p w14:paraId="2115B9B7"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sy"/>
                <w:rFonts w:ascii="inherit" w:hAnsi="inherit" w:cs="Courier New"/>
                <w:color w:val="333333"/>
                <w:sz w:val="18"/>
                <w:szCs w:val="18"/>
                <w:bdr w:val="none" w:sz="0" w:space="0" w:color="auto" w:frame="1"/>
              </w:rPr>
              <w:t>}</w:t>
            </w:r>
          </w:p>
          <w:p w14:paraId="59825840" w14:textId="77777777" w:rsidR="00560C78" w:rsidRDefault="00560C78">
            <w:pPr>
              <w:spacing w:line="225" w:lineRule="atLeast"/>
              <w:textAlignment w:val="baseline"/>
              <w:rPr>
                <w:rFonts w:ascii="inherit" w:hAnsi="inherit" w:cs="Courier New"/>
                <w:color w:val="000000"/>
                <w:sz w:val="18"/>
                <w:szCs w:val="18"/>
              </w:rPr>
            </w:pPr>
            <w:r>
              <w:rPr>
                <w:rFonts w:ascii="inherit" w:hAnsi="inherit" w:cs="Courier New"/>
                <w:color w:val="000000"/>
                <w:sz w:val="18"/>
                <w:szCs w:val="18"/>
              </w:rPr>
              <w:t> </w:t>
            </w:r>
          </w:p>
          <w:p w14:paraId="788086FB"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e"/>
                <w:rFonts w:ascii="inherit" w:hAnsi="inherit" w:cs="Courier New"/>
                <w:color w:val="004ED0"/>
                <w:sz w:val="18"/>
                <w:szCs w:val="18"/>
                <w:bdr w:val="none" w:sz="0" w:space="0" w:color="auto" w:frame="1"/>
              </w:rPr>
              <w:t>uint8_t getFingerprintEnroll</w:t>
            </w:r>
            <w:r>
              <w:rPr>
                <w:rStyle w:val="crayon-sy"/>
                <w:rFonts w:ascii="inherit" w:hAnsi="inherit" w:cs="Courier New"/>
                <w:color w:val="333333"/>
                <w:sz w:val="18"/>
                <w:szCs w:val="18"/>
                <w:bdr w:val="none" w:sz="0" w:space="0" w:color="auto" w:frame="1"/>
              </w:rPr>
              <w:t>()</w:t>
            </w:r>
          </w:p>
          <w:p w14:paraId="75C7556C" w14:textId="77777777" w:rsidR="00560C78" w:rsidRDefault="00560C78">
            <w:pPr>
              <w:spacing w:line="225" w:lineRule="atLeast"/>
              <w:textAlignment w:val="baseline"/>
              <w:rPr>
                <w:rFonts w:ascii="inherit" w:hAnsi="inherit" w:cs="Courier New"/>
                <w:color w:val="000000"/>
                <w:sz w:val="18"/>
                <w:szCs w:val="18"/>
              </w:rPr>
            </w:pPr>
            <w:r>
              <w:rPr>
                <w:rStyle w:val="crayon-sy"/>
                <w:rFonts w:ascii="inherit" w:hAnsi="inherit" w:cs="Courier New"/>
                <w:color w:val="333333"/>
                <w:sz w:val="18"/>
                <w:szCs w:val="18"/>
                <w:bdr w:val="none" w:sz="0" w:space="0" w:color="auto" w:frame="1"/>
              </w:rPr>
              <w:t>{</w:t>
            </w:r>
          </w:p>
          <w:p w14:paraId="7B251561"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t"/>
                <w:rFonts w:ascii="inherit" w:hAnsi="inherit" w:cs="Courier New"/>
                <w:color w:val="800080"/>
                <w:sz w:val="18"/>
                <w:szCs w:val="18"/>
                <w:bdr w:val="none" w:sz="0" w:space="0" w:color="auto" w:frame="1"/>
              </w:rPr>
              <w:t>int</w:t>
            </w:r>
            <w:r>
              <w:rPr>
                <w:rStyle w:val="crayon-h"/>
                <w:rFonts w:ascii="inherit" w:hAnsi="inherit" w:cs="Courier New"/>
                <w:color w:val="006FE0"/>
                <w:sz w:val="18"/>
                <w:szCs w:val="18"/>
                <w:bdr w:val="none" w:sz="0" w:space="0" w:color="auto" w:frame="1"/>
              </w:rPr>
              <w:t xml:space="preserve"> </w:t>
            </w:r>
            <w:r>
              <w:rPr>
                <w:rStyle w:val="crayon-v"/>
                <w:rFonts w:ascii="inherit" w:hAnsi="inherit" w:cs="Courier New"/>
                <w:color w:val="002D7A"/>
                <w:sz w:val="18"/>
                <w:szCs w:val="18"/>
                <w:bdr w:val="none" w:sz="0" w:space="0" w:color="auto" w:frame="1"/>
              </w:rPr>
              <w:t>p</w:t>
            </w:r>
            <w:r>
              <w:rPr>
                <w:rStyle w:val="crayon-h"/>
                <w:rFonts w:ascii="inherit" w:hAnsi="inherit" w:cs="Courier New"/>
                <w:color w:val="006FE0"/>
                <w:sz w:val="18"/>
                <w:szCs w:val="18"/>
                <w:bdr w:val="none" w:sz="0" w:space="0" w:color="auto" w:frame="1"/>
              </w:rPr>
              <w:t xml:space="preserve"> </w:t>
            </w:r>
            <w:r>
              <w:rPr>
                <w:rStyle w:val="crayon-o"/>
                <w:rFonts w:ascii="inherit" w:hAnsi="inherit" w:cs="Courier New"/>
                <w:color w:val="006FE0"/>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o"/>
                <w:rFonts w:ascii="inherit" w:hAnsi="inherit" w:cs="Courier New"/>
                <w:color w:val="006FE0"/>
                <w:sz w:val="18"/>
                <w:szCs w:val="18"/>
                <w:bdr w:val="none" w:sz="0" w:space="0" w:color="auto" w:frame="1"/>
              </w:rPr>
              <w:t>-</w:t>
            </w:r>
            <w:r>
              <w:rPr>
                <w:rStyle w:val="crayon-cn"/>
                <w:rFonts w:ascii="inherit" w:hAnsi="inherit" w:cs="Courier New"/>
                <w:color w:val="CE0000"/>
                <w:sz w:val="18"/>
                <w:szCs w:val="18"/>
                <w:bdr w:val="none" w:sz="0" w:space="0" w:color="auto" w:frame="1"/>
              </w:rPr>
              <w:t>1</w:t>
            </w:r>
            <w:r>
              <w:rPr>
                <w:rStyle w:val="crayon-sy"/>
                <w:rFonts w:ascii="inherit" w:hAnsi="inherit" w:cs="Courier New"/>
                <w:color w:val="333333"/>
                <w:sz w:val="18"/>
                <w:szCs w:val="18"/>
                <w:bdr w:val="none" w:sz="0" w:space="0" w:color="auto" w:frame="1"/>
              </w:rPr>
              <w:t>;</w:t>
            </w:r>
          </w:p>
          <w:p w14:paraId="58B221E6"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lcd</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clear</w:t>
            </w:r>
            <w:r>
              <w:rPr>
                <w:rStyle w:val="crayon-sy"/>
                <w:rFonts w:ascii="inherit" w:hAnsi="inherit" w:cs="Courier New"/>
                <w:color w:val="333333"/>
                <w:sz w:val="18"/>
                <w:szCs w:val="18"/>
                <w:bdr w:val="none" w:sz="0" w:space="0" w:color="auto" w:frame="1"/>
              </w:rPr>
              <w:t>();</w:t>
            </w:r>
          </w:p>
          <w:p w14:paraId="44CB518A"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lcd</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print</w:t>
            </w:r>
            <w:r>
              <w:rPr>
                <w:rStyle w:val="crayon-sy"/>
                <w:rFonts w:ascii="inherit" w:hAnsi="inherit" w:cs="Courier New"/>
                <w:color w:val="333333"/>
                <w:sz w:val="18"/>
                <w:szCs w:val="18"/>
                <w:bdr w:val="none" w:sz="0" w:space="0" w:color="auto" w:frame="1"/>
              </w:rPr>
              <w:t>(</w:t>
            </w:r>
            <w:r>
              <w:rPr>
                <w:rStyle w:val="crayon-s"/>
                <w:rFonts w:ascii="inherit" w:hAnsi="inherit" w:cs="Courier New"/>
                <w:color w:val="008000"/>
                <w:sz w:val="18"/>
                <w:szCs w:val="18"/>
                <w:bdr w:val="none" w:sz="0" w:space="0" w:color="auto" w:frame="1"/>
              </w:rPr>
              <w:t>"finger ID:"</w:t>
            </w:r>
            <w:r>
              <w:rPr>
                <w:rStyle w:val="crayon-sy"/>
                <w:rFonts w:ascii="inherit" w:hAnsi="inherit" w:cs="Courier New"/>
                <w:color w:val="333333"/>
                <w:sz w:val="18"/>
                <w:szCs w:val="18"/>
                <w:bdr w:val="none" w:sz="0" w:space="0" w:color="auto" w:frame="1"/>
              </w:rPr>
              <w:t>);</w:t>
            </w:r>
          </w:p>
          <w:p w14:paraId="470404EE"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lcd</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print</w:t>
            </w:r>
            <w:r>
              <w:rPr>
                <w:rStyle w:val="crayon-sy"/>
                <w:rFonts w:ascii="inherit" w:hAnsi="inherit" w:cs="Courier New"/>
                <w:color w:val="333333"/>
                <w:sz w:val="18"/>
                <w:szCs w:val="18"/>
                <w:bdr w:val="none" w:sz="0" w:space="0" w:color="auto" w:frame="1"/>
              </w:rPr>
              <w:t>(</w:t>
            </w:r>
            <w:r>
              <w:rPr>
                <w:rStyle w:val="crayon-v"/>
                <w:rFonts w:ascii="inherit" w:hAnsi="inherit" w:cs="Courier New"/>
                <w:color w:val="002D7A"/>
                <w:sz w:val="18"/>
                <w:szCs w:val="18"/>
                <w:bdr w:val="none" w:sz="0" w:space="0" w:color="auto" w:frame="1"/>
              </w:rPr>
              <w:t>id</w:t>
            </w:r>
            <w:r>
              <w:rPr>
                <w:rStyle w:val="crayon-sy"/>
                <w:rFonts w:ascii="inherit" w:hAnsi="inherit" w:cs="Courier New"/>
                <w:color w:val="333333"/>
                <w:sz w:val="18"/>
                <w:szCs w:val="18"/>
                <w:bdr w:val="none" w:sz="0" w:space="0" w:color="auto" w:frame="1"/>
              </w:rPr>
              <w:t>);</w:t>
            </w:r>
          </w:p>
          <w:p w14:paraId="003E0A96"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lcd</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setCursor</w:t>
            </w:r>
            <w:r>
              <w:rPr>
                <w:rStyle w:val="crayon-sy"/>
                <w:rFonts w:ascii="inherit" w:hAnsi="inherit" w:cs="Courier New"/>
                <w:color w:val="333333"/>
                <w:sz w:val="18"/>
                <w:szCs w:val="18"/>
                <w:bdr w:val="none" w:sz="0" w:space="0" w:color="auto" w:frame="1"/>
              </w:rPr>
              <w:t>(</w:t>
            </w:r>
            <w:r>
              <w:rPr>
                <w:rStyle w:val="crayon-cn"/>
                <w:rFonts w:ascii="inherit" w:hAnsi="inherit" w:cs="Courier New"/>
                <w:color w:val="CE0000"/>
                <w:sz w:val="18"/>
                <w:szCs w:val="18"/>
                <w:bdr w:val="none" w:sz="0" w:space="0" w:color="auto" w:frame="1"/>
              </w:rPr>
              <w:t>0</w:t>
            </w:r>
            <w:r>
              <w:rPr>
                <w:rStyle w:val="crayon-sy"/>
                <w:rFonts w:ascii="inherit" w:hAnsi="inherit" w:cs="Courier New"/>
                <w:color w:val="333333"/>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cn"/>
                <w:rFonts w:ascii="inherit" w:hAnsi="inherit" w:cs="Courier New"/>
                <w:color w:val="CE0000"/>
                <w:sz w:val="18"/>
                <w:szCs w:val="18"/>
                <w:bdr w:val="none" w:sz="0" w:space="0" w:color="auto" w:frame="1"/>
              </w:rPr>
              <w:t>1</w:t>
            </w:r>
            <w:r>
              <w:rPr>
                <w:rStyle w:val="crayon-sy"/>
                <w:rFonts w:ascii="inherit" w:hAnsi="inherit" w:cs="Courier New"/>
                <w:color w:val="333333"/>
                <w:sz w:val="18"/>
                <w:szCs w:val="18"/>
                <w:bdr w:val="none" w:sz="0" w:space="0" w:color="auto" w:frame="1"/>
              </w:rPr>
              <w:t>);</w:t>
            </w:r>
          </w:p>
          <w:p w14:paraId="6728D416"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lcd</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print</w:t>
            </w:r>
            <w:r>
              <w:rPr>
                <w:rStyle w:val="crayon-sy"/>
                <w:rFonts w:ascii="inherit" w:hAnsi="inherit" w:cs="Courier New"/>
                <w:color w:val="333333"/>
                <w:sz w:val="18"/>
                <w:szCs w:val="18"/>
                <w:bdr w:val="none" w:sz="0" w:space="0" w:color="auto" w:frame="1"/>
              </w:rPr>
              <w:t>(</w:t>
            </w:r>
            <w:r>
              <w:rPr>
                <w:rStyle w:val="crayon-s"/>
                <w:rFonts w:ascii="inherit" w:hAnsi="inherit" w:cs="Courier New"/>
                <w:color w:val="008000"/>
                <w:sz w:val="18"/>
                <w:szCs w:val="18"/>
                <w:bdr w:val="none" w:sz="0" w:space="0" w:color="auto" w:frame="1"/>
              </w:rPr>
              <w:t>"Place Finger"</w:t>
            </w:r>
            <w:r>
              <w:rPr>
                <w:rStyle w:val="crayon-sy"/>
                <w:rFonts w:ascii="inherit" w:hAnsi="inherit" w:cs="Courier New"/>
                <w:color w:val="333333"/>
                <w:sz w:val="18"/>
                <w:szCs w:val="18"/>
                <w:bdr w:val="none" w:sz="0" w:space="0" w:color="auto" w:frame="1"/>
              </w:rPr>
              <w:t>);</w:t>
            </w:r>
          </w:p>
          <w:p w14:paraId="245D47A8"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e"/>
                <w:rFonts w:ascii="inherit" w:hAnsi="inherit" w:cs="Courier New"/>
                <w:color w:val="004ED0"/>
                <w:sz w:val="18"/>
                <w:szCs w:val="18"/>
                <w:bdr w:val="none" w:sz="0" w:space="0" w:color="auto" w:frame="1"/>
              </w:rPr>
              <w:t>delay</w:t>
            </w:r>
            <w:r>
              <w:rPr>
                <w:rStyle w:val="crayon-sy"/>
                <w:rFonts w:ascii="inherit" w:hAnsi="inherit" w:cs="Courier New"/>
                <w:color w:val="333333"/>
                <w:sz w:val="18"/>
                <w:szCs w:val="18"/>
                <w:bdr w:val="none" w:sz="0" w:space="0" w:color="auto" w:frame="1"/>
              </w:rPr>
              <w:t>(</w:t>
            </w:r>
            <w:r>
              <w:rPr>
                <w:rStyle w:val="crayon-cn"/>
                <w:rFonts w:ascii="inherit" w:hAnsi="inherit" w:cs="Courier New"/>
                <w:color w:val="CE0000"/>
                <w:sz w:val="18"/>
                <w:szCs w:val="18"/>
                <w:bdr w:val="none" w:sz="0" w:space="0" w:color="auto" w:frame="1"/>
              </w:rPr>
              <w:t>2000</w:t>
            </w:r>
            <w:r>
              <w:rPr>
                <w:rStyle w:val="crayon-sy"/>
                <w:rFonts w:ascii="inherit" w:hAnsi="inherit" w:cs="Courier New"/>
                <w:color w:val="333333"/>
                <w:sz w:val="18"/>
                <w:szCs w:val="18"/>
                <w:bdr w:val="none" w:sz="0" w:space="0" w:color="auto" w:frame="1"/>
              </w:rPr>
              <w:t>);</w:t>
            </w:r>
          </w:p>
          <w:p w14:paraId="2992BCF8" w14:textId="77777777" w:rsidR="00560C78" w:rsidRDefault="00560C78">
            <w:pPr>
              <w:spacing w:line="225" w:lineRule="atLeast"/>
              <w:textAlignment w:val="baseline"/>
              <w:rPr>
                <w:rFonts w:ascii="inherit" w:hAnsi="inherit" w:cs="Courier New"/>
                <w:color w:val="000000"/>
                <w:sz w:val="18"/>
                <w:szCs w:val="18"/>
              </w:rPr>
            </w:pPr>
            <w:r>
              <w:rPr>
                <w:rFonts w:ascii="inherit" w:hAnsi="inherit" w:cs="Courier New"/>
                <w:color w:val="000000"/>
                <w:sz w:val="18"/>
                <w:szCs w:val="18"/>
              </w:rPr>
              <w:t> </w:t>
            </w:r>
          </w:p>
          <w:p w14:paraId="7D682DC3"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t"/>
                <w:rFonts w:ascii="inherit" w:hAnsi="inherit" w:cs="Courier New"/>
                <w:color w:val="800080"/>
                <w:sz w:val="18"/>
                <w:szCs w:val="18"/>
                <w:bdr w:val="none" w:sz="0" w:space="0" w:color="auto" w:frame="1"/>
              </w:rPr>
              <w:t>while</w:t>
            </w:r>
            <w:r>
              <w:rPr>
                <w:rStyle w:val="crayon-h"/>
                <w:rFonts w:ascii="inherit" w:hAnsi="inherit" w:cs="Courier New"/>
                <w:color w:val="006FE0"/>
                <w:sz w:val="18"/>
                <w:szCs w:val="18"/>
                <w:bdr w:val="none" w:sz="0" w:space="0" w:color="auto" w:frame="1"/>
              </w:rPr>
              <w:t xml:space="preserve"> </w:t>
            </w:r>
            <w:r>
              <w:rPr>
                <w:rStyle w:val="crayon-sy"/>
                <w:rFonts w:ascii="inherit" w:hAnsi="inherit" w:cs="Courier New"/>
                <w:color w:val="333333"/>
                <w:sz w:val="18"/>
                <w:szCs w:val="18"/>
                <w:bdr w:val="none" w:sz="0" w:space="0" w:color="auto" w:frame="1"/>
              </w:rPr>
              <w:t>(</w:t>
            </w:r>
            <w:r>
              <w:rPr>
                <w:rStyle w:val="crayon-v"/>
                <w:rFonts w:ascii="inherit" w:hAnsi="inherit" w:cs="Courier New"/>
                <w:color w:val="002D7A"/>
                <w:sz w:val="18"/>
                <w:szCs w:val="18"/>
                <w:bdr w:val="none" w:sz="0" w:space="0" w:color="auto" w:frame="1"/>
              </w:rPr>
              <w:t>p</w:t>
            </w:r>
            <w:r>
              <w:rPr>
                <w:rStyle w:val="crayon-h"/>
                <w:rFonts w:ascii="inherit" w:hAnsi="inherit" w:cs="Courier New"/>
                <w:color w:val="006FE0"/>
                <w:sz w:val="18"/>
                <w:szCs w:val="18"/>
                <w:bdr w:val="none" w:sz="0" w:space="0" w:color="auto" w:frame="1"/>
              </w:rPr>
              <w:t xml:space="preserve"> </w:t>
            </w:r>
            <w:r>
              <w:rPr>
                <w:rStyle w:val="crayon-o"/>
                <w:rFonts w:ascii="inherit" w:hAnsi="inherit" w:cs="Courier New"/>
                <w:color w:val="006FE0"/>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v"/>
                <w:rFonts w:ascii="inherit" w:hAnsi="inherit" w:cs="Courier New"/>
                <w:color w:val="002D7A"/>
                <w:sz w:val="18"/>
                <w:szCs w:val="18"/>
                <w:bdr w:val="none" w:sz="0" w:space="0" w:color="auto" w:frame="1"/>
              </w:rPr>
              <w:t>FINGERPRINT_OK</w:t>
            </w:r>
            <w:r>
              <w:rPr>
                <w:rStyle w:val="crayon-sy"/>
                <w:rFonts w:ascii="inherit" w:hAnsi="inherit" w:cs="Courier New"/>
                <w:color w:val="333333"/>
                <w:sz w:val="18"/>
                <w:szCs w:val="18"/>
                <w:bdr w:val="none" w:sz="0" w:space="0" w:color="auto" w:frame="1"/>
              </w:rPr>
              <w:t>)</w:t>
            </w:r>
          </w:p>
          <w:p w14:paraId="20B09079"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y"/>
                <w:rFonts w:ascii="inherit" w:hAnsi="inherit" w:cs="Courier New"/>
                <w:color w:val="333333"/>
                <w:sz w:val="18"/>
                <w:szCs w:val="18"/>
                <w:bdr w:val="none" w:sz="0" w:space="0" w:color="auto" w:frame="1"/>
              </w:rPr>
              <w:t>{</w:t>
            </w:r>
          </w:p>
          <w:p w14:paraId="30A32489"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p</w:t>
            </w:r>
            <w:r>
              <w:rPr>
                <w:rStyle w:val="crayon-h"/>
                <w:rFonts w:ascii="inherit" w:hAnsi="inherit" w:cs="Courier New"/>
                <w:color w:val="006FE0"/>
                <w:sz w:val="18"/>
                <w:szCs w:val="18"/>
                <w:bdr w:val="none" w:sz="0" w:space="0" w:color="auto" w:frame="1"/>
              </w:rPr>
              <w:t xml:space="preserve"> </w:t>
            </w:r>
            <w:r>
              <w:rPr>
                <w:rStyle w:val="crayon-o"/>
                <w:rFonts w:ascii="inherit" w:hAnsi="inherit" w:cs="Courier New"/>
                <w:color w:val="006FE0"/>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v"/>
                <w:rFonts w:ascii="inherit" w:hAnsi="inherit" w:cs="Courier New"/>
                <w:color w:val="002D7A"/>
                <w:sz w:val="18"/>
                <w:szCs w:val="18"/>
                <w:bdr w:val="none" w:sz="0" w:space="0" w:color="auto" w:frame="1"/>
              </w:rPr>
              <w:t>finger</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getImage</w:t>
            </w:r>
            <w:r>
              <w:rPr>
                <w:rStyle w:val="crayon-sy"/>
                <w:rFonts w:ascii="inherit" w:hAnsi="inherit" w:cs="Courier New"/>
                <w:color w:val="333333"/>
                <w:sz w:val="18"/>
                <w:szCs w:val="18"/>
                <w:bdr w:val="none" w:sz="0" w:space="0" w:color="auto" w:frame="1"/>
              </w:rPr>
              <w:t>();</w:t>
            </w:r>
          </w:p>
          <w:p w14:paraId="7DBD668B"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t"/>
                <w:rFonts w:ascii="inherit" w:hAnsi="inherit" w:cs="Courier New"/>
                <w:color w:val="800080"/>
                <w:sz w:val="18"/>
                <w:szCs w:val="18"/>
                <w:bdr w:val="none" w:sz="0" w:space="0" w:color="auto" w:frame="1"/>
              </w:rPr>
              <w:t>switch</w:t>
            </w:r>
            <w:r>
              <w:rPr>
                <w:rStyle w:val="crayon-h"/>
                <w:rFonts w:ascii="inherit" w:hAnsi="inherit" w:cs="Courier New"/>
                <w:color w:val="006FE0"/>
                <w:sz w:val="18"/>
                <w:szCs w:val="18"/>
                <w:bdr w:val="none" w:sz="0" w:space="0" w:color="auto" w:frame="1"/>
              </w:rPr>
              <w:t xml:space="preserve"> </w:t>
            </w:r>
            <w:r>
              <w:rPr>
                <w:rStyle w:val="crayon-sy"/>
                <w:rFonts w:ascii="inherit" w:hAnsi="inherit" w:cs="Courier New"/>
                <w:color w:val="333333"/>
                <w:sz w:val="18"/>
                <w:szCs w:val="18"/>
                <w:bdr w:val="none" w:sz="0" w:space="0" w:color="auto" w:frame="1"/>
              </w:rPr>
              <w:t>(</w:t>
            </w:r>
            <w:r>
              <w:rPr>
                <w:rStyle w:val="crayon-v"/>
                <w:rFonts w:ascii="inherit" w:hAnsi="inherit" w:cs="Courier New"/>
                <w:color w:val="002D7A"/>
                <w:sz w:val="18"/>
                <w:szCs w:val="18"/>
                <w:bdr w:val="none" w:sz="0" w:space="0" w:color="auto" w:frame="1"/>
              </w:rPr>
              <w:t>p</w:t>
            </w:r>
            <w:r>
              <w:rPr>
                <w:rStyle w:val="crayon-sy"/>
                <w:rFonts w:ascii="inherit" w:hAnsi="inherit" w:cs="Courier New"/>
                <w:color w:val="333333"/>
                <w:sz w:val="18"/>
                <w:szCs w:val="18"/>
                <w:bdr w:val="none" w:sz="0" w:space="0" w:color="auto" w:frame="1"/>
              </w:rPr>
              <w:t>)</w:t>
            </w:r>
          </w:p>
          <w:p w14:paraId="6613ED56"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y"/>
                <w:rFonts w:ascii="inherit" w:hAnsi="inherit" w:cs="Courier New"/>
                <w:color w:val="333333"/>
                <w:sz w:val="18"/>
                <w:szCs w:val="18"/>
                <w:bdr w:val="none" w:sz="0" w:space="0" w:color="auto" w:frame="1"/>
              </w:rPr>
              <w:t>{</w:t>
            </w:r>
          </w:p>
          <w:p w14:paraId="2584EC69"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t"/>
                <w:rFonts w:ascii="inherit" w:hAnsi="inherit" w:cs="Courier New"/>
                <w:color w:val="800080"/>
                <w:sz w:val="18"/>
                <w:szCs w:val="18"/>
                <w:bdr w:val="none" w:sz="0" w:space="0" w:color="auto" w:frame="1"/>
              </w:rPr>
              <w:t>case</w:t>
            </w:r>
            <w:r>
              <w:rPr>
                <w:rStyle w:val="crayon-h"/>
                <w:rFonts w:ascii="inherit" w:hAnsi="inherit" w:cs="Courier New"/>
                <w:color w:val="006FE0"/>
                <w:sz w:val="18"/>
                <w:szCs w:val="18"/>
                <w:bdr w:val="none" w:sz="0" w:space="0" w:color="auto" w:frame="1"/>
              </w:rPr>
              <w:t xml:space="preserve"> </w:t>
            </w:r>
            <w:r>
              <w:rPr>
                <w:rStyle w:val="crayon-v"/>
                <w:rFonts w:ascii="inherit" w:hAnsi="inherit" w:cs="Courier New"/>
                <w:color w:val="002D7A"/>
                <w:sz w:val="18"/>
                <w:szCs w:val="18"/>
                <w:bdr w:val="none" w:sz="0" w:space="0" w:color="auto" w:frame="1"/>
              </w:rPr>
              <w:t>FINGERPRINT_OK</w:t>
            </w:r>
            <w:r>
              <w:rPr>
                <w:rStyle w:val="crayon-o"/>
                <w:rFonts w:ascii="inherit" w:hAnsi="inherit" w:cs="Courier New"/>
                <w:color w:val="006FE0"/>
                <w:sz w:val="18"/>
                <w:szCs w:val="18"/>
                <w:bdr w:val="none" w:sz="0" w:space="0" w:color="auto" w:frame="1"/>
              </w:rPr>
              <w:t>:</w:t>
            </w:r>
          </w:p>
          <w:p w14:paraId="776E4EC2"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Serial</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println</w:t>
            </w:r>
            <w:r>
              <w:rPr>
                <w:rStyle w:val="crayon-sy"/>
                <w:rFonts w:ascii="inherit" w:hAnsi="inherit" w:cs="Courier New"/>
                <w:color w:val="333333"/>
                <w:sz w:val="18"/>
                <w:szCs w:val="18"/>
                <w:bdr w:val="none" w:sz="0" w:space="0" w:color="auto" w:frame="1"/>
              </w:rPr>
              <w:t>(</w:t>
            </w:r>
            <w:r>
              <w:rPr>
                <w:rStyle w:val="crayon-s"/>
                <w:rFonts w:ascii="inherit" w:hAnsi="inherit" w:cs="Courier New"/>
                <w:color w:val="008000"/>
                <w:sz w:val="18"/>
                <w:szCs w:val="18"/>
                <w:bdr w:val="none" w:sz="0" w:space="0" w:color="auto" w:frame="1"/>
              </w:rPr>
              <w:t>"Image taken"</w:t>
            </w:r>
            <w:r>
              <w:rPr>
                <w:rStyle w:val="crayon-sy"/>
                <w:rFonts w:ascii="inherit" w:hAnsi="inherit" w:cs="Courier New"/>
                <w:color w:val="333333"/>
                <w:sz w:val="18"/>
                <w:szCs w:val="18"/>
                <w:bdr w:val="none" w:sz="0" w:space="0" w:color="auto" w:frame="1"/>
              </w:rPr>
              <w:t>);</w:t>
            </w:r>
          </w:p>
          <w:p w14:paraId="5DD067C7"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lcd</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clear</w:t>
            </w:r>
            <w:r>
              <w:rPr>
                <w:rStyle w:val="crayon-sy"/>
                <w:rFonts w:ascii="inherit" w:hAnsi="inherit" w:cs="Courier New"/>
                <w:color w:val="333333"/>
                <w:sz w:val="18"/>
                <w:szCs w:val="18"/>
                <w:bdr w:val="none" w:sz="0" w:space="0" w:color="auto" w:frame="1"/>
              </w:rPr>
              <w:t>();</w:t>
            </w:r>
          </w:p>
          <w:p w14:paraId="1F2A2E83"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lcd</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print</w:t>
            </w:r>
            <w:r>
              <w:rPr>
                <w:rStyle w:val="crayon-sy"/>
                <w:rFonts w:ascii="inherit" w:hAnsi="inherit" w:cs="Courier New"/>
                <w:color w:val="333333"/>
                <w:sz w:val="18"/>
                <w:szCs w:val="18"/>
                <w:bdr w:val="none" w:sz="0" w:space="0" w:color="auto" w:frame="1"/>
              </w:rPr>
              <w:t>(</w:t>
            </w:r>
            <w:r>
              <w:rPr>
                <w:rStyle w:val="crayon-s"/>
                <w:rFonts w:ascii="inherit" w:hAnsi="inherit" w:cs="Courier New"/>
                <w:color w:val="008000"/>
                <w:sz w:val="18"/>
                <w:szCs w:val="18"/>
                <w:bdr w:val="none" w:sz="0" w:space="0" w:color="auto" w:frame="1"/>
              </w:rPr>
              <w:t>"Image taken"</w:t>
            </w:r>
            <w:r>
              <w:rPr>
                <w:rStyle w:val="crayon-sy"/>
                <w:rFonts w:ascii="inherit" w:hAnsi="inherit" w:cs="Courier New"/>
                <w:color w:val="333333"/>
                <w:sz w:val="18"/>
                <w:szCs w:val="18"/>
                <w:bdr w:val="none" w:sz="0" w:space="0" w:color="auto" w:frame="1"/>
              </w:rPr>
              <w:t>);</w:t>
            </w:r>
          </w:p>
          <w:p w14:paraId="30471CAD"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t"/>
                <w:rFonts w:ascii="inherit" w:hAnsi="inherit" w:cs="Courier New"/>
                <w:color w:val="800080"/>
                <w:sz w:val="18"/>
                <w:szCs w:val="18"/>
                <w:bdr w:val="none" w:sz="0" w:space="0" w:color="auto" w:frame="1"/>
              </w:rPr>
              <w:t>break</w:t>
            </w:r>
            <w:r>
              <w:rPr>
                <w:rStyle w:val="crayon-sy"/>
                <w:rFonts w:ascii="inherit" w:hAnsi="inherit" w:cs="Courier New"/>
                <w:color w:val="333333"/>
                <w:sz w:val="18"/>
                <w:szCs w:val="18"/>
                <w:bdr w:val="none" w:sz="0" w:space="0" w:color="auto" w:frame="1"/>
              </w:rPr>
              <w:t>;</w:t>
            </w:r>
          </w:p>
          <w:p w14:paraId="3323DE75"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t"/>
                <w:rFonts w:ascii="inherit" w:hAnsi="inherit" w:cs="Courier New"/>
                <w:color w:val="800080"/>
                <w:sz w:val="18"/>
                <w:szCs w:val="18"/>
                <w:bdr w:val="none" w:sz="0" w:space="0" w:color="auto" w:frame="1"/>
              </w:rPr>
              <w:t>case</w:t>
            </w:r>
            <w:r>
              <w:rPr>
                <w:rStyle w:val="crayon-h"/>
                <w:rFonts w:ascii="inherit" w:hAnsi="inherit" w:cs="Courier New"/>
                <w:color w:val="006FE0"/>
                <w:sz w:val="18"/>
                <w:szCs w:val="18"/>
                <w:bdr w:val="none" w:sz="0" w:space="0" w:color="auto" w:frame="1"/>
              </w:rPr>
              <w:t xml:space="preserve"> </w:t>
            </w:r>
            <w:r>
              <w:rPr>
                <w:rStyle w:val="crayon-v"/>
                <w:rFonts w:ascii="inherit" w:hAnsi="inherit" w:cs="Courier New"/>
                <w:color w:val="002D7A"/>
                <w:sz w:val="18"/>
                <w:szCs w:val="18"/>
                <w:bdr w:val="none" w:sz="0" w:space="0" w:color="auto" w:frame="1"/>
              </w:rPr>
              <w:t>FINGERPRINT_NOFINGER</w:t>
            </w:r>
            <w:r>
              <w:rPr>
                <w:rStyle w:val="crayon-o"/>
                <w:rFonts w:ascii="inherit" w:hAnsi="inherit" w:cs="Courier New"/>
                <w:color w:val="006FE0"/>
                <w:sz w:val="18"/>
                <w:szCs w:val="18"/>
                <w:bdr w:val="none" w:sz="0" w:space="0" w:color="auto" w:frame="1"/>
              </w:rPr>
              <w:t>:</w:t>
            </w:r>
          </w:p>
          <w:p w14:paraId="0219FE88"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Serial</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println</w:t>
            </w:r>
            <w:r>
              <w:rPr>
                <w:rStyle w:val="crayon-sy"/>
                <w:rFonts w:ascii="inherit" w:hAnsi="inherit" w:cs="Courier New"/>
                <w:color w:val="333333"/>
                <w:sz w:val="18"/>
                <w:szCs w:val="18"/>
                <w:bdr w:val="none" w:sz="0" w:space="0" w:color="auto" w:frame="1"/>
              </w:rPr>
              <w:t>(</w:t>
            </w:r>
            <w:r>
              <w:rPr>
                <w:rStyle w:val="crayon-s"/>
                <w:rFonts w:ascii="inherit" w:hAnsi="inherit" w:cs="Courier New"/>
                <w:color w:val="008000"/>
                <w:sz w:val="18"/>
                <w:szCs w:val="18"/>
                <w:bdr w:val="none" w:sz="0" w:space="0" w:color="auto" w:frame="1"/>
              </w:rPr>
              <w:t>"No Finger"</w:t>
            </w:r>
            <w:r>
              <w:rPr>
                <w:rStyle w:val="crayon-sy"/>
                <w:rFonts w:ascii="inherit" w:hAnsi="inherit" w:cs="Courier New"/>
                <w:color w:val="333333"/>
                <w:sz w:val="18"/>
                <w:szCs w:val="18"/>
                <w:bdr w:val="none" w:sz="0" w:space="0" w:color="auto" w:frame="1"/>
              </w:rPr>
              <w:t>);</w:t>
            </w:r>
          </w:p>
          <w:p w14:paraId="3A465A95"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lcd</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clear</w:t>
            </w:r>
            <w:r>
              <w:rPr>
                <w:rStyle w:val="crayon-sy"/>
                <w:rFonts w:ascii="inherit" w:hAnsi="inherit" w:cs="Courier New"/>
                <w:color w:val="333333"/>
                <w:sz w:val="18"/>
                <w:szCs w:val="18"/>
                <w:bdr w:val="none" w:sz="0" w:space="0" w:color="auto" w:frame="1"/>
              </w:rPr>
              <w:t>();</w:t>
            </w:r>
          </w:p>
          <w:p w14:paraId="380DE24B"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lcd</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print</w:t>
            </w:r>
            <w:r>
              <w:rPr>
                <w:rStyle w:val="crayon-sy"/>
                <w:rFonts w:ascii="inherit" w:hAnsi="inherit" w:cs="Courier New"/>
                <w:color w:val="333333"/>
                <w:sz w:val="18"/>
                <w:szCs w:val="18"/>
                <w:bdr w:val="none" w:sz="0" w:space="0" w:color="auto" w:frame="1"/>
              </w:rPr>
              <w:t>(</w:t>
            </w:r>
            <w:r>
              <w:rPr>
                <w:rStyle w:val="crayon-s"/>
                <w:rFonts w:ascii="inherit" w:hAnsi="inherit" w:cs="Courier New"/>
                <w:color w:val="008000"/>
                <w:sz w:val="18"/>
                <w:szCs w:val="18"/>
                <w:bdr w:val="none" w:sz="0" w:space="0" w:color="auto" w:frame="1"/>
              </w:rPr>
              <w:t>"No Finger"</w:t>
            </w:r>
            <w:r>
              <w:rPr>
                <w:rStyle w:val="crayon-sy"/>
                <w:rFonts w:ascii="inherit" w:hAnsi="inherit" w:cs="Courier New"/>
                <w:color w:val="333333"/>
                <w:sz w:val="18"/>
                <w:szCs w:val="18"/>
                <w:bdr w:val="none" w:sz="0" w:space="0" w:color="auto" w:frame="1"/>
              </w:rPr>
              <w:t>);</w:t>
            </w:r>
          </w:p>
          <w:p w14:paraId="07AF31C3"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t"/>
                <w:rFonts w:ascii="inherit" w:hAnsi="inherit" w:cs="Courier New"/>
                <w:color w:val="800080"/>
                <w:sz w:val="18"/>
                <w:szCs w:val="18"/>
                <w:bdr w:val="none" w:sz="0" w:space="0" w:color="auto" w:frame="1"/>
              </w:rPr>
              <w:t>break</w:t>
            </w:r>
            <w:r>
              <w:rPr>
                <w:rStyle w:val="crayon-sy"/>
                <w:rFonts w:ascii="inherit" w:hAnsi="inherit" w:cs="Courier New"/>
                <w:color w:val="333333"/>
                <w:sz w:val="18"/>
                <w:szCs w:val="18"/>
                <w:bdr w:val="none" w:sz="0" w:space="0" w:color="auto" w:frame="1"/>
              </w:rPr>
              <w:t>;</w:t>
            </w:r>
          </w:p>
          <w:p w14:paraId="6714C97F"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t"/>
                <w:rFonts w:ascii="inherit" w:hAnsi="inherit" w:cs="Courier New"/>
                <w:color w:val="800080"/>
                <w:sz w:val="18"/>
                <w:szCs w:val="18"/>
                <w:bdr w:val="none" w:sz="0" w:space="0" w:color="auto" w:frame="1"/>
              </w:rPr>
              <w:t>case</w:t>
            </w:r>
            <w:r>
              <w:rPr>
                <w:rStyle w:val="crayon-h"/>
                <w:rFonts w:ascii="inherit" w:hAnsi="inherit" w:cs="Courier New"/>
                <w:color w:val="006FE0"/>
                <w:sz w:val="18"/>
                <w:szCs w:val="18"/>
                <w:bdr w:val="none" w:sz="0" w:space="0" w:color="auto" w:frame="1"/>
              </w:rPr>
              <w:t xml:space="preserve"> </w:t>
            </w:r>
            <w:r>
              <w:rPr>
                <w:rStyle w:val="crayon-v"/>
                <w:rFonts w:ascii="inherit" w:hAnsi="inherit" w:cs="Courier New"/>
                <w:color w:val="002D7A"/>
                <w:sz w:val="18"/>
                <w:szCs w:val="18"/>
                <w:bdr w:val="none" w:sz="0" w:space="0" w:color="auto" w:frame="1"/>
              </w:rPr>
              <w:t>FINGERPRINT_PACKETRECIEVEERR</w:t>
            </w:r>
            <w:r>
              <w:rPr>
                <w:rStyle w:val="crayon-o"/>
                <w:rFonts w:ascii="inherit" w:hAnsi="inherit" w:cs="Courier New"/>
                <w:color w:val="006FE0"/>
                <w:sz w:val="18"/>
                <w:szCs w:val="18"/>
                <w:bdr w:val="none" w:sz="0" w:space="0" w:color="auto" w:frame="1"/>
              </w:rPr>
              <w:t>:</w:t>
            </w:r>
          </w:p>
          <w:p w14:paraId="23830E2A"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Serial</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println</w:t>
            </w:r>
            <w:r>
              <w:rPr>
                <w:rStyle w:val="crayon-sy"/>
                <w:rFonts w:ascii="inherit" w:hAnsi="inherit" w:cs="Courier New"/>
                <w:color w:val="333333"/>
                <w:sz w:val="18"/>
                <w:szCs w:val="18"/>
                <w:bdr w:val="none" w:sz="0" w:space="0" w:color="auto" w:frame="1"/>
              </w:rPr>
              <w:t>(</w:t>
            </w:r>
            <w:r>
              <w:rPr>
                <w:rStyle w:val="crayon-s"/>
                <w:rFonts w:ascii="inherit" w:hAnsi="inherit" w:cs="Courier New"/>
                <w:color w:val="008000"/>
                <w:sz w:val="18"/>
                <w:szCs w:val="18"/>
                <w:bdr w:val="none" w:sz="0" w:space="0" w:color="auto" w:frame="1"/>
              </w:rPr>
              <w:t>"Communication error"</w:t>
            </w:r>
            <w:r>
              <w:rPr>
                <w:rStyle w:val="crayon-sy"/>
                <w:rFonts w:ascii="inherit" w:hAnsi="inherit" w:cs="Courier New"/>
                <w:color w:val="333333"/>
                <w:sz w:val="18"/>
                <w:szCs w:val="18"/>
                <w:bdr w:val="none" w:sz="0" w:space="0" w:color="auto" w:frame="1"/>
              </w:rPr>
              <w:t>);</w:t>
            </w:r>
          </w:p>
          <w:p w14:paraId="75C332DA"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lcd</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clear</w:t>
            </w:r>
            <w:r>
              <w:rPr>
                <w:rStyle w:val="crayon-sy"/>
                <w:rFonts w:ascii="inherit" w:hAnsi="inherit" w:cs="Courier New"/>
                <w:color w:val="333333"/>
                <w:sz w:val="18"/>
                <w:szCs w:val="18"/>
                <w:bdr w:val="none" w:sz="0" w:space="0" w:color="auto" w:frame="1"/>
              </w:rPr>
              <w:t>();</w:t>
            </w:r>
          </w:p>
          <w:p w14:paraId="5C82CDFA"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lcd</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print</w:t>
            </w:r>
            <w:r>
              <w:rPr>
                <w:rStyle w:val="crayon-sy"/>
                <w:rFonts w:ascii="inherit" w:hAnsi="inherit" w:cs="Courier New"/>
                <w:color w:val="333333"/>
                <w:sz w:val="18"/>
                <w:szCs w:val="18"/>
                <w:bdr w:val="none" w:sz="0" w:space="0" w:color="auto" w:frame="1"/>
              </w:rPr>
              <w:t>(</w:t>
            </w:r>
            <w:r>
              <w:rPr>
                <w:rStyle w:val="crayon-s"/>
                <w:rFonts w:ascii="inherit" w:hAnsi="inherit" w:cs="Courier New"/>
                <w:color w:val="008000"/>
                <w:sz w:val="18"/>
                <w:szCs w:val="18"/>
                <w:bdr w:val="none" w:sz="0" w:space="0" w:color="auto" w:frame="1"/>
              </w:rPr>
              <w:t>"Comm Error"</w:t>
            </w:r>
            <w:r>
              <w:rPr>
                <w:rStyle w:val="crayon-sy"/>
                <w:rFonts w:ascii="inherit" w:hAnsi="inherit" w:cs="Courier New"/>
                <w:color w:val="333333"/>
                <w:sz w:val="18"/>
                <w:szCs w:val="18"/>
                <w:bdr w:val="none" w:sz="0" w:space="0" w:color="auto" w:frame="1"/>
              </w:rPr>
              <w:t>);</w:t>
            </w:r>
          </w:p>
          <w:p w14:paraId="2124E888"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t"/>
                <w:rFonts w:ascii="inherit" w:hAnsi="inherit" w:cs="Courier New"/>
                <w:color w:val="800080"/>
                <w:sz w:val="18"/>
                <w:szCs w:val="18"/>
                <w:bdr w:val="none" w:sz="0" w:space="0" w:color="auto" w:frame="1"/>
              </w:rPr>
              <w:t>break</w:t>
            </w:r>
            <w:r>
              <w:rPr>
                <w:rStyle w:val="crayon-sy"/>
                <w:rFonts w:ascii="inherit" w:hAnsi="inherit" w:cs="Courier New"/>
                <w:color w:val="333333"/>
                <w:sz w:val="18"/>
                <w:szCs w:val="18"/>
                <w:bdr w:val="none" w:sz="0" w:space="0" w:color="auto" w:frame="1"/>
              </w:rPr>
              <w:t>;</w:t>
            </w:r>
          </w:p>
          <w:p w14:paraId="1FF974C9"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t"/>
                <w:rFonts w:ascii="inherit" w:hAnsi="inherit" w:cs="Courier New"/>
                <w:color w:val="800080"/>
                <w:sz w:val="18"/>
                <w:szCs w:val="18"/>
                <w:bdr w:val="none" w:sz="0" w:space="0" w:color="auto" w:frame="1"/>
              </w:rPr>
              <w:t>case</w:t>
            </w:r>
            <w:r>
              <w:rPr>
                <w:rStyle w:val="crayon-h"/>
                <w:rFonts w:ascii="inherit" w:hAnsi="inherit" w:cs="Courier New"/>
                <w:color w:val="006FE0"/>
                <w:sz w:val="18"/>
                <w:szCs w:val="18"/>
                <w:bdr w:val="none" w:sz="0" w:space="0" w:color="auto" w:frame="1"/>
              </w:rPr>
              <w:t xml:space="preserve"> </w:t>
            </w:r>
            <w:r>
              <w:rPr>
                <w:rStyle w:val="crayon-v"/>
                <w:rFonts w:ascii="inherit" w:hAnsi="inherit" w:cs="Courier New"/>
                <w:color w:val="002D7A"/>
                <w:sz w:val="18"/>
                <w:szCs w:val="18"/>
                <w:bdr w:val="none" w:sz="0" w:space="0" w:color="auto" w:frame="1"/>
              </w:rPr>
              <w:t>FINGERPRINT_IMAGEFAIL</w:t>
            </w:r>
            <w:r>
              <w:rPr>
                <w:rStyle w:val="crayon-o"/>
                <w:rFonts w:ascii="inherit" w:hAnsi="inherit" w:cs="Courier New"/>
                <w:color w:val="006FE0"/>
                <w:sz w:val="18"/>
                <w:szCs w:val="18"/>
                <w:bdr w:val="none" w:sz="0" w:space="0" w:color="auto" w:frame="1"/>
              </w:rPr>
              <w:t>:</w:t>
            </w:r>
          </w:p>
          <w:p w14:paraId="40021285"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Serial</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println</w:t>
            </w:r>
            <w:r>
              <w:rPr>
                <w:rStyle w:val="crayon-sy"/>
                <w:rFonts w:ascii="inherit" w:hAnsi="inherit" w:cs="Courier New"/>
                <w:color w:val="333333"/>
                <w:sz w:val="18"/>
                <w:szCs w:val="18"/>
                <w:bdr w:val="none" w:sz="0" w:space="0" w:color="auto" w:frame="1"/>
              </w:rPr>
              <w:t>(</w:t>
            </w:r>
            <w:r>
              <w:rPr>
                <w:rStyle w:val="crayon-s"/>
                <w:rFonts w:ascii="inherit" w:hAnsi="inherit" w:cs="Courier New"/>
                <w:color w:val="008000"/>
                <w:sz w:val="18"/>
                <w:szCs w:val="18"/>
                <w:bdr w:val="none" w:sz="0" w:space="0" w:color="auto" w:frame="1"/>
              </w:rPr>
              <w:t>"Imaging error"</w:t>
            </w:r>
            <w:r>
              <w:rPr>
                <w:rStyle w:val="crayon-sy"/>
                <w:rFonts w:ascii="inherit" w:hAnsi="inherit" w:cs="Courier New"/>
                <w:color w:val="333333"/>
                <w:sz w:val="18"/>
                <w:szCs w:val="18"/>
                <w:bdr w:val="none" w:sz="0" w:space="0" w:color="auto" w:frame="1"/>
              </w:rPr>
              <w:t>);</w:t>
            </w:r>
          </w:p>
          <w:p w14:paraId="2A8D4771"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lcd</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clear</w:t>
            </w:r>
            <w:r>
              <w:rPr>
                <w:rStyle w:val="crayon-sy"/>
                <w:rFonts w:ascii="inherit" w:hAnsi="inherit" w:cs="Courier New"/>
                <w:color w:val="333333"/>
                <w:sz w:val="18"/>
                <w:szCs w:val="18"/>
                <w:bdr w:val="none" w:sz="0" w:space="0" w:color="auto" w:frame="1"/>
              </w:rPr>
              <w:t>();</w:t>
            </w:r>
          </w:p>
          <w:p w14:paraId="08FA8CB3"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lcd</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print</w:t>
            </w:r>
            <w:r>
              <w:rPr>
                <w:rStyle w:val="crayon-sy"/>
                <w:rFonts w:ascii="inherit" w:hAnsi="inherit" w:cs="Courier New"/>
                <w:color w:val="333333"/>
                <w:sz w:val="18"/>
                <w:szCs w:val="18"/>
                <w:bdr w:val="none" w:sz="0" w:space="0" w:color="auto" w:frame="1"/>
              </w:rPr>
              <w:t>(</w:t>
            </w:r>
            <w:r>
              <w:rPr>
                <w:rStyle w:val="crayon-s"/>
                <w:rFonts w:ascii="inherit" w:hAnsi="inherit" w:cs="Courier New"/>
                <w:color w:val="008000"/>
                <w:sz w:val="18"/>
                <w:szCs w:val="18"/>
                <w:bdr w:val="none" w:sz="0" w:space="0" w:color="auto" w:frame="1"/>
              </w:rPr>
              <w:t>"Imaging Error"</w:t>
            </w:r>
            <w:r>
              <w:rPr>
                <w:rStyle w:val="crayon-sy"/>
                <w:rFonts w:ascii="inherit" w:hAnsi="inherit" w:cs="Courier New"/>
                <w:color w:val="333333"/>
                <w:sz w:val="18"/>
                <w:szCs w:val="18"/>
                <w:bdr w:val="none" w:sz="0" w:space="0" w:color="auto" w:frame="1"/>
              </w:rPr>
              <w:t>);</w:t>
            </w:r>
          </w:p>
          <w:p w14:paraId="0EF46FEB"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t"/>
                <w:rFonts w:ascii="inherit" w:hAnsi="inherit" w:cs="Courier New"/>
                <w:color w:val="800080"/>
                <w:sz w:val="18"/>
                <w:szCs w:val="18"/>
                <w:bdr w:val="none" w:sz="0" w:space="0" w:color="auto" w:frame="1"/>
              </w:rPr>
              <w:t>break</w:t>
            </w:r>
            <w:r>
              <w:rPr>
                <w:rStyle w:val="crayon-sy"/>
                <w:rFonts w:ascii="inherit" w:hAnsi="inherit" w:cs="Courier New"/>
                <w:color w:val="333333"/>
                <w:sz w:val="18"/>
                <w:szCs w:val="18"/>
                <w:bdr w:val="none" w:sz="0" w:space="0" w:color="auto" w:frame="1"/>
              </w:rPr>
              <w:t>;</w:t>
            </w:r>
          </w:p>
          <w:p w14:paraId="52764963"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t"/>
                <w:rFonts w:ascii="inherit" w:hAnsi="inherit" w:cs="Courier New"/>
                <w:color w:val="800080"/>
                <w:sz w:val="18"/>
                <w:szCs w:val="18"/>
                <w:bdr w:val="none" w:sz="0" w:space="0" w:color="auto" w:frame="1"/>
              </w:rPr>
              <w:t>default</w:t>
            </w:r>
            <w:r>
              <w:rPr>
                <w:rStyle w:val="crayon-o"/>
                <w:rFonts w:ascii="inherit" w:hAnsi="inherit" w:cs="Courier New"/>
                <w:color w:val="006FE0"/>
                <w:sz w:val="18"/>
                <w:szCs w:val="18"/>
                <w:bdr w:val="none" w:sz="0" w:space="0" w:color="auto" w:frame="1"/>
              </w:rPr>
              <w:t>:</w:t>
            </w:r>
          </w:p>
          <w:p w14:paraId="1EEA2B97"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Serial</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println</w:t>
            </w:r>
            <w:r>
              <w:rPr>
                <w:rStyle w:val="crayon-sy"/>
                <w:rFonts w:ascii="inherit" w:hAnsi="inherit" w:cs="Courier New"/>
                <w:color w:val="333333"/>
                <w:sz w:val="18"/>
                <w:szCs w:val="18"/>
                <w:bdr w:val="none" w:sz="0" w:space="0" w:color="auto" w:frame="1"/>
              </w:rPr>
              <w:t>(</w:t>
            </w:r>
            <w:r>
              <w:rPr>
                <w:rStyle w:val="crayon-s"/>
                <w:rFonts w:ascii="inherit" w:hAnsi="inherit" w:cs="Courier New"/>
                <w:color w:val="008000"/>
                <w:sz w:val="18"/>
                <w:szCs w:val="18"/>
                <w:bdr w:val="none" w:sz="0" w:space="0" w:color="auto" w:frame="1"/>
              </w:rPr>
              <w:t>"Unknown error"</w:t>
            </w:r>
            <w:r>
              <w:rPr>
                <w:rStyle w:val="crayon-sy"/>
                <w:rFonts w:ascii="inherit" w:hAnsi="inherit" w:cs="Courier New"/>
                <w:color w:val="333333"/>
                <w:sz w:val="18"/>
                <w:szCs w:val="18"/>
                <w:bdr w:val="none" w:sz="0" w:space="0" w:color="auto" w:frame="1"/>
              </w:rPr>
              <w:t>);</w:t>
            </w:r>
          </w:p>
          <w:p w14:paraId="1897046B"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lcd</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clear</w:t>
            </w:r>
            <w:r>
              <w:rPr>
                <w:rStyle w:val="crayon-sy"/>
                <w:rFonts w:ascii="inherit" w:hAnsi="inherit" w:cs="Courier New"/>
                <w:color w:val="333333"/>
                <w:sz w:val="18"/>
                <w:szCs w:val="18"/>
                <w:bdr w:val="none" w:sz="0" w:space="0" w:color="auto" w:frame="1"/>
              </w:rPr>
              <w:t>();</w:t>
            </w:r>
          </w:p>
          <w:p w14:paraId="74913810"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lastRenderedPageBreak/>
              <w:t>        </w:t>
            </w:r>
            <w:r>
              <w:rPr>
                <w:rStyle w:val="crayon-v"/>
                <w:rFonts w:ascii="inherit" w:hAnsi="inherit" w:cs="Courier New"/>
                <w:color w:val="002D7A"/>
                <w:sz w:val="18"/>
                <w:szCs w:val="18"/>
                <w:bdr w:val="none" w:sz="0" w:space="0" w:color="auto" w:frame="1"/>
              </w:rPr>
              <w:t>lcd</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print</w:t>
            </w:r>
            <w:r>
              <w:rPr>
                <w:rStyle w:val="crayon-sy"/>
                <w:rFonts w:ascii="inherit" w:hAnsi="inherit" w:cs="Courier New"/>
                <w:color w:val="333333"/>
                <w:sz w:val="18"/>
                <w:szCs w:val="18"/>
                <w:bdr w:val="none" w:sz="0" w:space="0" w:color="auto" w:frame="1"/>
              </w:rPr>
              <w:t>(</w:t>
            </w:r>
            <w:r>
              <w:rPr>
                <w:rStyle w:val="crayon-s"/>
                <w:rFonts w:ascii="inherit" w:hAnsi="inherit" w:cs="Courier New"/>
                <w:color w:val="008000"/>
                <w:sz w:val="18"/>
                <w:szCs w:val="18"/>
                <w:bdr w:val="none" w:sz="0" w:space="0" w:color="auto" w:frame="1"/>
              </w:rPr>
              <w:t>"Unknown Error"</w:t>
            </w:r>
            <w:r>
              <w:rPr>
                <w:rStyle w:val="crayon-sy"/>
                <w:rFonts w:ascii="inherit" w:hAnsi="inherit" w:cs="Courier New"/>
                <w:color w:val="333333"/>
                <w:sz w:val="18"/>
                <w:szCs w:val="18"/>
                <w:bdr w:val="none" w:sz="0" w:space="0" w:color="auto" w:frame="1"/>
              </w:rPr>
              <w:t>);</w:t>
            </w:r>
          </w:p>
          <w:p w14:paraId="0220AAB0"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t"/>
                <w:rFonts w:ascii="inherit" w:hAnsi="inherit" w:cs="Courier New"/>
                <w:color w:val="800080"/>
                <w:sz w:val="18"/>
                <w:szCs w:val="18"/>
                <w:bdr w:val="none" w:sz="0" w:space="0" w:color="auto" w:frame="1"/>
              </w:rPr>
              <w:t>break</w:t>
            </w:r>
            <w:r>
              <w:rPr>
                <w:rStyle w:val="crayon-sy"/>
                <w:rFonts w:ascii="inherit" w:hAnsi="inherit" w:cs="Courier New"/>
                <w:color w:val="333333"/>
                <w:sz w:val="18"/>
                <w:szCs w:val="18"/>
                <w:bdr w:val="none" w:sz="0" w:space="0" w:color="auto" w:frame="1"/>
              </w:rPr>
              <w:t>;</w:t>
            </w:r>
          </w:p>
          <w:p w14:paraId="3A40D291"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y"/>
                <w:rFonts w:ascii="inherit" w:hAnsi="inherit" w:cs="Courier New"/>
                <w:color w:val="333333"/>
                <w:sz w:val="18"/>
                <w:szCs w:val="18"/>
                <w:bdr w:val="none" w:sz="0" w:space="0" w:color="auto" w:frame="1"/>
              </w:rPr>
              <w:t>}</w:t>
            </w:r>
          </w:p>
          <w:p w14:paraId="63DADA18"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y"/>
                <w:rFonts w:ascii="inherit" w:hAnsi="inherit" w:cs="Courier New"/>
                <w:color w:val="333333"/>
                <w:sz w:val="18"/>
                <w:szCs w:val="18"/>
                <w:bdr w:val="none" w:sz="0" w:space="0" w:color="auto" w:frame="1"/>
              </w:rPr>
              <w:t>}</w:t>
            </w:r>
          </w:p>
          <w:p w14:paraId="5DEDBE42"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Fonts w:ascii="inherit" w:hAnsi="inherit" w:cs="Courier New"/>
                <w:color w:val="000000"/>
                <w:sz w:val="18"/>
                <w:szCs w:val="18"/>
              </w:rPr>
              <w:t> </w:t>
            </w:r>
          </w:p>
          <w:p w14:paraId="04A8C744"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p</w:t>
            </w:r>
            <w:r>
              <w:rPr>
                <w:rStyle w:val="crayon-h"/>
                <w:rFonts w:ascii="inherit" w:hAnsi="inherit" w:cs="Courier New"/>
                <w:color w:val="006FE0"/>
                <w:sz w:val="18"/>
                <w:szCs w:val="18"/>
                <w:bdr w:val="none" w:sz="0" w:space="0" w:color="auto" w:frame="1"/>
              </w:rPr>
              <w:t xml:space="preserve"> </w:t>
            </w:r>
            <w:r>
              <w:rPr>
                <w:rStyle w:val="crayon-o"/>
                <w:rFonts w:ascii="inherit" w:hAnsi="inherit" w:cs="Courier New"/>
                <w:color w:val="006FE0"/>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v"/>
                <w:rFonts w:ascii="inherit" w:hAnsi="inherit" w:cs="Courier New"/>
                <w:color w:val="002D7A"/>
                <w:sz w:val="18"/>
                <w:szCs w:val="18"/>
                <w:bdr w:val="none" w:sz="0" w:space="0" w:color="auto" w:frame="1"/>
              </w:rPr>
              <w:t>finger</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image2Tz</w:t>
            </w:r>
            <w:r>
              <w:rPr>
                <w:rStyle w:val="crayon-sy"/>
                <w:rFonts w:ascii="inherit" w:hAnsi="inherit" w:cs="Courier New"/>
                <w:color w:val="333333"/>
                <w:sz w:val="18"/>
                <w:szCs w:val="18"/>
                <w:bdr w:val="none" w:sz="0" w:space="0" w:color="auto" w:frame="1"/>
              </w:rPr>
              <w:t>(</w:t>
            </w:r>
            <w:r>
              <w:rPr>
                <w:rStyle w:val="crayon-cn"/>
                <w:rFonts w:ascii="inherit" w:hAnsi="inherit" w:cs="Courier New"/>
                <w:color w:val="CE0000"/>
                <w:sz w:val="18"/>
                <w:szCs w:val="18"/>
                <w:bdr w:val="none" w:sz="0" w:space="0" w:color="auto" w:frame="1"/>
              </w:rPr>
              <w:t>1</w:t>
            </w:r>
            <w:r>
              <w:rPr>
                <w:rStyle w:val="crayon-sy"/>
                <w:rFonts w:ascii="inherit" w:hAnsi="inherit" w:cs="Courier New"/>
                <w:color w:val="333333"/>
                <w:sz w:val="18"/>
                <w:szCs w:val="18"/>
                <w:bdr w:val="none" w:sz="0" w:space="0" w:color="auto" w:frame="1"/>
              </w:rPr>
              <w:t>);</w:t>
            </w:r>
          </w:p>
          <w:p w14:paraId="59F134A6"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t"/>
                <w:rFonts w:ascii="inherit" w:hAnsi="inherit" w:cs="Courier New"/>
                <w:color w:val="800080"/>
                <w:sz w:val="18"/>
                <w:szCs w:val="18"/>
                <w:bdr w:val="none" w:sz="0" w:space="0" w:color="auto" w:frame="1"/>
              </w:rPr>
              <w:t>switch</w:t>
            </w:r>
            <w:r>
              <w:rPr>
                <w:rStyle w:val="crayon-h"/>
                <w:rFonts w:ascii="inherit" w:hAnsi="inherit" w:cs="Courier New"/>
                <w:color w:val="006FE0"/>
                <w:sz w:val="18"/>
                <w:szCs w:val="18"/>
                <w:bdr w:val="none" w:sz="0" w:space="0" w:color="auto" w:frame="1"/>
              </w:rPr>
              <w:t xml:space="preserve"> </w:t>
            </w:r>
            <w:r>
              <w:rPr>
                <w:rStyle w:val="crayon-sy"/>
                <w:rFonts w:ascii="inherit" w:hAnsi="inherit" w:cs="Courier New"/>
                <w:color w:val="333333"/>
                <w:sz w:val="18"/>
                <w:szCs w:val="18"/>
                <w:bdr w:val="none" w:sz="0" w:space="0" w:color="auto" w:frame="1"/>
              </w:rPr>
              <w:t>(</w:t>
            </w:r>
            <w:r>
              <w:rPr>
                <w:rStyle w:val="crayon-v"/>
                <w:rFonts w:ascii="inherit" w:hAnsi="inherit" w:cs="Courier New"/>
                <w:color w:val="002D7A"/>
                <w:sz w:val="18"/>
                <w:szCs w:val="18"/>
                <w:bdr w:val="none" w:sz="0" w:space="0" w:color="auto" w:frame="1"/>
              </w:rPr>
              <w:t>p</w:t>
            </w:r>
            <w:r>
              <w:rPr>
                <w:rStyle w:val="crayon-sy"/>
                <w:rFonts w:ascii="inherit" w:hAnsi="inherit" w:cs="Courier New"/>
                <w:color w:val="333333"/>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sy"/>
                <w:rFonts w:ascii="inherit" w:hAnsi="inherit" w:cs="Courier New"/>
                <w:color w:val="333333"/>
                <w:sz w:val="18"/>
                <w:szCs w:val="18"/>
                <w:bdr w:val="none" w:sz="0" w:space="0" w:color="auto" w:frame="1"/>
              </w:rPr>
              <w:t>{</w:t>
            </w:r>
          </w:p>
          <w:p w14:paraId="157D9FF2"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t"/>
                <w:rFonts w:ascii="inherit" w:hAnsi="inherit" w:cs="Courier New"/>
                <w:color w:val="800080"/>
                <w:sz w:val="18"/>
                <w:szCs w:val="18"/>
                <w:bdr w:val="none" w:sz="0" w:space="0" w:color="auto" w:frame="1"/>
              </w:rPr>
              <w:t>case</w:t>
            </w:r>
            <w:r>
              <w:rPr>
                <w:rStyle w:val="crayon-h"/>
                <w:rFonts w:ascii="inherit" w:hAnsi="inherit" w:cs="Courier New"/>
                <w:color w:val="006FE0"/>
                <w:sz w:val="18"/>
                <w:szCs w:val="18"/>
                <w:bdr w:val="none" w:sz="0" w:space="0" w:color="auto" w:frame="1"/>
              </w:rPr>
              <w:t xml:space="preserve"> </w:t>
            </w:r>
            <w:r>
              <w:rPr>
                <w:rStyle w:val="crayon-v"/>
                <w:rFonts w:ascii="inherit" w:hAnsi="inherit" w:cs="Courier New"/>
                <w:color w:val="002D7A"/>
                <w:sz w:val="18"/>
                <w:szCs w:val="18"/>
                <w:bdr w:val="none" w:sz="0" w:space="0" w:color="auto" w:frame="1"/>
              </w:rPr>
              <w:t>FINGERPRINT_OK</w:t>
            </w:r>
            <w:r>
              <w:rPr>
                <w:rStyle w:val="crayon-o"/>
                <w:rFonts w:ascii="inherit" w:hAnsi="inherit" w:cs="Courier New"/>
                <w:color w:val="006FE0"/>
                <w:sz w:val="18"/>
                <w:szCs w:val="18"/>
                <w:bdr w:val="none" w:sz="0" w:space="0" w:color="auto" w:frame="1"/>
              </w:rPr>
              <w:t>:</w:t>
            </w:r>
          </w:p>
          <w:p w14:paraId="0F6DC003"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Serial</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println</w:t>
            </w:r>
            <w:r>
              <w:rPr>
                <w:rStyle w:val="crayon-sy"/>
                <w:rFonts w:ascii="inherit" w:hAnsi="inherit" w:cs="Courier New"/>
                <w:color w:val="333333"/>
                <w:sz w:val="18"/>
                <w:szCs w:val="18"/>
                <w:bdr w:val="none" w:sz="0" w:space="0" w:color="auto" w:frame="1"/>
              </w:rPr>
              <w:t>(</w:t>
            </w:r>
            <w:r>
              <w:rPr>
                <w:rStyle w:val="crayon-s"/>
                <w:rFonts w:ascii="inherit" w:hAnsi="inherit" w:cs="Courier New"/>
                <w:color w:val="008000"/>
                <w:sz w:val="18"/>
                <w:szCs w:val="18"/>
                <w:bdr w:val="none" w:sz="0" w:space="0" w:color="auto" w:frame="1"/>
              </w:rPr>
              <w:t>"Image converted"</w:t>
            </w:r>
            <w:r>
              <w:rPr>
                <w:rStyle w:val="crayon-sy"/>
                <w:rFonts w:ascii="inherit" w:hAnsi="inherit" w:cs="Courier New"/>
                <w:color w:val="333333"/>
                <w:sz w:val="18"/>
                <w:szCs w:val="18"/>
                <w:bdr w:val="none" w:sz="0" w:space="0" w:color="auto" w:frame="1"/>
              </w:rPr>
              <w:t>);</w:t>
            </w:r>
          </w:p>
          <w:p w14:paraId="006BF64E"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lcd</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clear</w:t>
            </w:r>
            <w:r>
              <w:rPr>
                <w:rStyle w:val="crayon-sy"/>
                <w:rFonts w:ascii="inherit" w:hAnsi="inherit" w:cs="Courier New"/>
                <w:color w:val="333333"/>
                <w:sz w:val="18"/>
                <w:szCs w:val="18"/>
                <w:bdr w:val="none" w:sz="0" w:space="0" w:color="auto" w:frame="1"/>
              </w:rPr>
              <w:t>();</w:t>
            </w:r>
          </w:p>
          <w:p w14:paraId="48D4BF30"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lcd</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print</w:t>
            </w:r>
            <w:r>
              <w:rPr>
                <w:rStyle w:val="crayon-sy"/>
                <w:rFonts w:ascii="inherit" w:hAnsi="inherit" w:cs="Courier New"/>
                <w:color w:val="333333"/>
                <w:sz w:val="18"/>
                <w:szCs w:val="18"/>
                <w:bdr w:val="none" w:sz="0" w:space="0" w:color="auto" w:frame="1"/>
              </w:rPr>
              <w:t>(</w:t>
            </w:r>
            <w:r>
              <w:rPr>
                <w:rStyle w:val="crayon-s"/>
                <w:rFonts w:ascii="inherit" w:hAnsi="inherit" w:cs="Courier New"/>
                <w:color w:val="008000"/>
                <w:sz w:val="18"/>
                <w:szCs w:val="18"/>
                <w:bdr w:val="none" w:sz="0" w:space="0" w:color="auto" w:frame="1"/>
              </w:rPr>
              <w:t>"Image converted"</w:t>
            </w:r>
            <w:r>
              <w:rPr>
                <w:rStyle w:val="crayon-sy"/>
                <w:rFonts w:ascii="inherit" w:hAnsi="inherit" w:cs="Courier New"/>
                <w:color w:val="333333"/>
                <w:sz w:val="18"/>
                <w:szCs w:val="18"/>
                <w:bdr w:val="none" w:sz="0" w:space="0" w:color="auto" w:frame="1"/>
              </w:rPr>
              <w:t>);</w:t>
            </w:r>
          </w:p>
          <w:p w14:paraId="24B77EC4"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t"/>
                <w:rFonts w:ascii="inherit" w:hAnsi="inherit" w:cs="Courier New"/>
                <w:color w:val="800080"/>
                <w:sz w:val="18"/>
                <w:szCs w:val="18"/>
                <w:bdr w:val="none" w:sz="0" w:space="0" w:color="auto" w:frame="1"/>
              </w:rPr>
              <w:t>break</w:t>
            </w:r>
            <w:r>
              <w:rPr>
                <w:rStyle w:val="crayon-sy"/>
                <w:rFonts w:ascii="inherit" w:hAnsi="inherit" w:cs="Courier New"/>
                <w:color w:val="333333"/>
                <w:sz w:val="18"/>
                <w:szCs w:val="18"/>
                <w:bdr w:val="none" w:sz="0" w:space="0" w:color="auto" w:frame="1"/>
              </w:rPr>
              <w:t>;</w:t>
            </w:r>
          </w:p>
          <w:p w14:paraId="2E86DA7B"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t"/>
                <w:rFonts w:ascii="inherit" w:hAnsi="inherit" w:cs="Courier New"/>
                <w:color w:val="800080"/>
                <w:sz w:val="18"/>
                <w:szCs w:val="18"/>
                <w:bdr w:val="none" w:sz="0" w:space="0" w:color="auto" w:frame="1"/>
              </w:rPr>
              <w:t>case</w:t>
            </w:r>
            <w:r>
              <w:rPr>
                <w:rStyle w:val="crayon-h"/>
                <w:rFonts w:ascii="inherit" w:hAnsi="inherit" w:cs="Courier New"/>
                <w:color w:val="006FE0"/>
                <w:sz w:val="18"/>
                <w:szCs w:val="18"/>
                <w:bdr w:val="none" w:sz="0" w:space="0" w:color="auto" w:frame="1"/>
              </w:rPr>
              <w:t xml:space="preserve"> </w:t>
            </w:r>
            <w:r>
              <w:rPr>
                <w:rStyle w:val="crayon-v"/>
                <w:rFonts w:ascii="inherit" w:hAnsi="inherit" w:cs="Courier New"/>
                <w:color w:val="002D7A"/>
                <w:sz w:val="18"/>
                <w:szCs w:val="18"/>
                <w:bdr w:val="none" w:sz="0" w:space="0" w:color="auto" w:frame="1"/>
              </w:rPr>
              <w:t>FINGERPRINT_IMAGEMESS</w:t>
            </w:r>
            <w:r>
              <w:rPr>
                <w:rStyle w:val="crayon-o"/>
                <w:rFonts w:ascii="inherit" w:hAnsi="inherit" w:cs="Courier New"/>
                <w:color w:val="006FE0"/>
                <w:sz w:val="18"/>
                <w:szCs w:val="18"/>
                <w:bdr w:val="none" w:sz="0" w:space="0" w:color="auto" w:frame="1"/>
              </w:rPr>
              <w:t>:</w:t>
            </w:r>
          </w:p>
          <w:p w14:paraId="067859C8"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Serial</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println</w:t>
            </w:r>
            <w:r>
              <w:rPr>
                <w:rStyle w:val="crayon-sy"/>
                <w:rFonts w:ascii="inherit" w:hAnsi="inherit" w:cs="Courier New"/>
                <w:color w:val="333333"/>
                <w:sz w:val="18"/>
                <w:szCs w:val="18"/>
                <w:bdr w:val="none" w:sz="0" w:space="0" w:color="auto" w:frame="1"/>
              </w:rPr>
              <w:t>(</w:t>
            </w:r>
            <w:r>
              <w:rPr>
                <w:rStyle w:val="crayon-s"/>
                <w:rFonts w:ascii="inherit" w:hAnsi="inherit" w:cs="Courier New"/>
                <w:color w:val="008000"/>
                <w:sz w:val="18"/>
                <w:szCs w:val="18"/>
                <w:bdr w:val="none" w:sz="0" w:space="0" w:color="auto" w:frame="1"/>
              </w:rPr>
              <w:t>"Image too messy"</w:t>
            </w:r>
            <w:r>
              <w:rPr>
                <w:rStyle w:val="crayon-sy"/>
                <w:rFonts w:ascii="inherit" w:hAnsi="inherit" w:cs="Courier New"/>
                <w:color w:val="333333"/>
                <w:sz w:val="18"/>
                <w:szCs w:val="18"/>
                <w:bdr w:val="none" w:sz="0" w:space="0" w:color="auto" w:frame="1"/>
              </w:rPr>
              <w:t>);</w:t>
            </w:r>
          </w:p>
          <w:p w14:paraId="521910DE"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lcd</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clear</w:t>
            </w:r>
            <w:r>
              <w:rPr>
                <w:rStyle w:val="crayon-sy"/>
                <w:rFonts w:ascii="inherit" w:hAnsi="inherit" w:cs="Courier New"/>
                <w:color w:val="333333"/>
                <w:sz w:val="18"/>
                <w:szCs w:val="18"/>
                <w:bdr w:val="none" w:sz="0" w:space="0" w:color="auto" w:frame="1"/>
              </w:rPr>
              <w:t>();</w:t>
            </w:r>
          </w:p>
          <w:p w14:paraId="26A8EBDE"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lcd</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print</w:t>
            </w:r>
            <w:r>
              <w:rPr>
                <w:rStyle w:val="crayon-sy"/>
                <w:rFonts w:ascii="inherit" w:hAnsi="inherit" w:cs="Courier New"/>
                <w:color w:val="333333"/>
                <w:sz w:val="18"/>
                <w:szCs w:val="18"/>
                <w:bdr w:val="none" w:sz="0" w:space="0" w:color="auto" w:frame="1"/>
              </w:rPr>
              <w:t>(</w:t>
            </w:r>
            <w:r>
              <w:rPr>
                <w:rStyle w:val="crayon-s"/>
                <w:rFonts w:ascii="inherit" w:hAnsi="inherit" w:cs="Courier New"/>
                <w:color w:val="008000"/>
                <w:sz w:val="18"/>
                <w:szCs w:val="18"/>
                <w:bdr w:val="none" w:sz="0" w:space="0" w:color="auto" w:frame="1"/>
              </w:rPr>
              <w:t>"Image too messy"</w:t>
            </w:r>
            <w:r>
              <w:rPr>
                <w:rStyle w:val="crayon-sy"/>
                <w:rFonts w:ascii="inherit" w:hAnsi="inherit" w:cs="Courier New"/>
                <w:color w:val="333333"/>
                <w:sz w:val="18"/>
                <w:szCs w:val="18"/>
                <w:bdr w:val="none" w:sz="0" w:space="0" w:color="auto" w:frame="1"/>
              </w:rPr>
              <w:t>);</w:t>
            </w:r>
          </w:p>
          <w:p w14:paraId="396D679C"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t"/>
                <w:rFonts w:ascii="inherit" w:hAnsi="inherit" w:cs="Courier New"/>
                <w:color w:val="800080"/>
                <w:sz w:val="18"/>
                <w:szCs w:val="18"/>
                <w:bdr w:val="none" w:sz="0" w:space="0" w:color="auto" w:frame="1"/>
              </w:rPr>
              <w:t>return</w:t>
            </w:r>
            <w:r>
              <w:rPr>
                <w:rStyle w:val="crayon-h"/>
                <w:rFonts w:ascii="inherit" w:hAnsi="inherit" w:cs="Courier New"/>
                <w:color w:val="006FE0"/>
                <w:sz w:val="18"/>
                <w:szCs w:val="18"/>
                <w:bdr w:val="none" w:sz="0" w:space="0" w:color="auto" w:frame="1"/>
              </w:rPr>
              <w:t xml:space="preserve"> </w:t>
            </w:r>
            <w:r>
              <w:rPr>
                <w:rStyle w:val="crayon-v"/>
                <w:rFonts w:ascii="inherit" w:hAnsi="inherit" w:cs="Courier New"/>
                <w:color w:val="002D7A"/>
                <w:sz w:val="18"/>
                <w:szCs w:val="18"/>
                <w:bdr w:val="none" w:sz="0" w:space="0" w:color="auto" w:frame="1"/>
              </w:rPr>
              <w:t>p</w:t>
            </w:r>
            <w:r>
              <w:rPr>
                <w:rStyle w:val="crayon-sy"/>
                <w:rFonts w:ascii="inherit" w:hAnsi="inherit" w:cs="Courier New"/>
                <w:color w:val="333333"/>
                <w:sz w:val="18"/>
                <w:szCs w:val="18"/>
                <w:bdr w:val="none" w:sz="0" w:space="0" w:color="auto" w:frame="1"/>
              </w:rPr>
              <w:t>;</w:t>
            </w:r>
          </w:p>
          <w:p w14:paraId="352C9BD9"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t"/>
                <w:rFonts w:ascii="inherit" w:hAnsi="inherit" w:cs="Courier New"/>
                <w:color w:val="800080"/>
                <w:sz w:val="18"/>
                <w:szCs w:val="18"/>
                <w:bdr w:val="none" w:sz="0" w:space="0" w:color="auto" w:frame="1"/>
              </w:rPr>
              <w:t>case</w:t>
            </w:r>
            <w:r>
              <w:rPr>
                <w:rStyle w:val="crayon-h"/>
                <w:rFonts w:ascii="inherit" w:hAnsi="inherit" w:cs="Courier New"/>
                <w:color w:val="006FE0"/>
                <w:sz w:val="18"/>
                <w:szCs w:val="18"/>
                <w:bdr w:val="none" w:sz="0" w:space="0" w:color="auto" w:frame="1"/>
              </w:rPr>
              <w:t xml:space="preserve"> </w:t>
            </w:r>
            <w:r>
              <w:rPr>
                <w:rStyle w:val="crayon-v"/>
                <w:rFonts w:ascii="inherit" w:hAnsi="inherit" w:cs="Courier New"/>
                <w:color w:val="002D7A"/>
                <w:sz w:val="18"/>
                <w:szCs w:val="18"/>
                <w:bdr w:val="none" w:sz="0" w:space="0" w:color="auto" w:frame="1"/>
              </w:rPr>
              <w:t>FINGERPRINT_PACKETRECIEVEERR</w:t>
            </w:r>
            <w:r>
              <w:rPr>
                <w:rStyle w:val="crayon-o"/>
                <w:rFonts w:ascii="inherit" w:hAnsi="inherit" w:cs="Courier New"/>
                <w:color w:val="006FE0"/>
                <w:sz w:val="18"/>
                <w:szCs w:val="18"/>
                <w:bdr w:val="none" w:sz="0" w:space="0" w:color="auto" w:frame="1"/>
              </w:rPr>
              <w:t>:</w:t>
            </w:r>
          </w:p>
          <w:p w14:paraId="0B6394F3"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Serial</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println</w:t>
            </w:r>
            <w:r>
              <w:rPr>
                <w:rStyle w:val="crayon-sy"/>
                <w:rFonts w:ascii="inherit" w:hAnsi="inherit" w:cs="Courier New"/>
                <w:color w:val="333333"/>
                <w:sz w:val="18"/>
                <w:szCs w:val="18"/>
                <w:bdr w:val="none" w:sz="0" w:space="0" w:color="auto" w:frame="1"/>
              </w:rPr>
              <w:t>(</w:t>
            </w:r>
            <w:r>
              <w:rPr>
                <w:rStyle w:val="crayon-s"/>
                <w:rFonts w:ascii="inherit" w:hAnsi="inherit" w:cs="Courier New"/>
                <w:color w:val="008000"/>
                <w:sz w:val="18"/>
                <w:szCs w:val="18"/>
                <w:bdr w:val="none" w:sz="0" w:space="0" w:color="auto" w:frame="1"/>
              </w:rPr>
              <w:t>"Communication error"</w:t>
            </w:r>
            <w:r>
              <w:rPr>
                <w:rStyle w:val="crayon-sy"/>
                <w:rFonts w:ascii="inherit" w:hAnsi="inherit" w:cs="Courier New"/>
                <w:color w:val="333333"/>
                <w:sz w:val="18"/>
                <w:szCs w:val="18"/>
                <w:bdr w:val="none" w:sz="0" w:space="0" w:color="auto" w:frame="1"/>
              </w:rPr>
              <w:t>);</w:t>
            </w:r>
          </w:p>
          <w:p w14:paraId="0655DBD6"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lcd</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clear</w:t>
            </w:r>
            <w:r>
              <w:rPr>
                <w:rStyle w:val="crayon-sy"/>
                <w:rFonts w:ascii="inherit" w:hAnsi="inherit" w:cs="Courier New"/>
                <w:color w:val="333333"/>
                <w:sz w:val="18"/>
                <w:szCs w:val="18"/>
                <w:bdr w:val="none" w:sz="0" w:space="0" w:color="auto" w:frame="1"/>
              </w:rPr>
              <w:t>();</w:t>
            </w:r>
          </w:p>
          <w:p w14:paraId="26DF6501"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lcd</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print</w:t>
            </w:r>
            <w:r>
              <w:rPr>
                <w:rStyle w:val="crayon-sy"/>
                <w:rFonts w:ascii="inherit" w:hAnsi="inherit" w:cs="Courier New"/>
                <w:color w:val="333333"/>
                <w:sz w:val="18"/>
                <w:szCs w:val="18"/>
                <w:bdr w:val="none" w:sz="0" w:space="0" w:color="auto" w:frame="1"/>
              </w:rPr>
              <w:t>(</w:t>
            </w:r>
            <w:r>
              <w:rPr>
                <w:rStyle w:val="crayon-s"/>
                <w:rFonts w:ascii="inherit" w:hAnsi="inherit" w:cs="Courier New"/>
                <w:color w:val="008000"/>
                <w:sz w:val="18"/>
                <w:szCs w:val="18"/>
                <w:bdr w:val="none" w:sz="0" w:space="0" w:color="auto" w:frame="1"/>
              </w:rPr>
              <w:t>"Comm Error"</w:t>
            </w:r>
            <w:r>
              <w:rPr>
                <w:rStyle w:val="crayon-sy"/>
                <w:rFonts w:ascii="inherit" w:hAnsi="inherit" w:cs="Courier New"/>
                <w:color w:val="333333"/>
                <w:sz w:val="18"/>
                <w:szCs w:val="18"/>
                <w:bdr w:val="none" w:sz="0" w:space="0" w:color="auto" w:frame="1"/>
              </w:rPr>
              <w:t>);</w:t>
            </w:r>
          </w:p>
          <w:p w14:paraId="63329D0B"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t"/>
                <w:rFonts w:ascii="inherit" w:hAnsi="inherit" w:cs="Courier New"/>
                <w:color w:val="800080"/>
                <w:sz w:val="18"/>
                <w:szCs w:val="18"/>
                <w:bdr w:val="none" w:sz="0" w:space="0" w:color="auto" w:frame="1"/>
              </w:rPr>
              <w:t>return</w:t>
            </w:r>
            <w:r>
              <w:rPr>
                <w:rStyle w:val="crayon-h"/>
                <w:rFonts w:ascii="inherit" w:hAnsi="inherit" w:cs="Courier New"/>
                <w:color w:val="006FE0"/>
                <w:sz w:val="18"/>
                <w:szCs w:val="18"/>
                <w:bdr w:val="none" w:sz="0" w:space="0" w:color="auto" w:frame="1"/>
              </w:rPr>
              <w:t xml:space="preserve"> </w:t>
            </w:r>
            <w:r>
              <w:rPr>
                <w:rStyle w:val="crayon-v"/>
                <w:rFonts w:ascii="inherit" w:hAnsi="inherit" w:cs="Courier New"/>
                <w:color w:val="002D7A"/>
                <w:sz w:val="18"/>
                <w:szCs w:val="18"/>
                <w:bdr w:val="none" w:sz="0" w:space="0" w:color="auto" w:frame="1"/>
              </w:rPr>
              <w:t>p</w:t>
            </w:r>
            <w:r>
              <w:rPr>
                <w:rStyle w:val="crayon-sy"/>
                <w:rFonts w:ascii="inherit" w:hAnsi="inherit" w:cs="Courier New"/>
                <w:color w:val="333333"/>
                <w:sz w:val="18"/>
                <w:szCs w:val="18"/>
                <w:bdr w:val="none" w:sz="0" w:space="0" w:color="auto" w:frame="1"/>
              </w:rPr>
              <w:t>;</w:t>
            </w:r>
          </w:p>
          <w:p w14:paraId="27BFAC5A"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t"/>
                <w:rFonts w:ascii="inherit" w:hAnsi="inherit" w:cs="Courier New"/>
                <w:color w:val="800080"/>
                <w:sz w:val="18"/>
                <w:szCs w:val="18"/>
                <w:bdr w:val="none" w:sz="0" w:space="0" w:color="auto" w:frame="1"/>
              </w:rPr>
              <w:t>case</w:t>
            </w:r>
            <w:r>
              <w:rPr>
                <w:rStyle w:val="crayon-h"/>
                <w:rFonts w:ascii="inherit" w:hAnsi="inherit" w:cs="Courier New"/>
                <w:color w:val="006FE0"/>
                <w:sz w:val="18"/>
                <w:szCs w:val="18"/>
                <w:bdr w:val="none" w:sz="0" w:space="0" w:color="auto" w:frame="1"/>
              </w:rPr>
              <w:t xml:space="preserve"> </w:t>
            </w:r>
            <w:r>
              <w:rPr>
                <w:rStyle w:val="crayon-v"/>
                <w:rFonts w:ascii="inherit" w:hAnsi="inherit" w:cs="Courier New"/>
                <w:color w:val="002D7A"/>
                <w:sz w:val="18"/>
                <w:szCs w:val="18"/>
                <w:bdr w:val="none" w:sz="0" w:space="0" w:color="auto" w:frame="1"/>
              </w:rPr>
              <w:t>FINGERPRINT_FEATUREFAIL</w:t>
            </w:r>
            <w:r>
              <w:rPr>
                <w:rStyle w:val="crayon-o"/>
                <w:rFonts w:ascii="inherit" w:hAnsi="inherit" w:cs="Courier New"/>
                <w:color w:val="006FE0"/>
                <w:sz w:val="18"/>
                <w:szCs w:val="18"/>
                <w:bdr w:val="none" w:sz="0" w:space="0" w:color="auto" w:frame="1"/>
              </w:rPr>
              <w:t>:</w:t>
            </w:r>
          </w:p>
          <w:p w14:paraId="7F43CE1C"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Serial</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println</w:t>
            </w:r>
            <w:r>
              <w:rPr>
                <w:rStyle w:val="crayon-sy"/>
                <w:rFonts w:ascii="inherit" w:hAnsi="inherit" w:cs="Courier New"/>
                <w:color w:val="333333"/>
                <w:sz w:val="18"/>
                <w:szCs w:val="18"/>
                <w:bdr w:val="none" w:sz="0" w:space="0" w:color="auto" w:frame="1"/>
              </w:rPr>
              <w:t>(</w:t>
            </w:r>
            <w:r>
              <w:rPr>
                <w:rStyle w:val="crayon-s"/>
                <w:rFonts w:ascii="inherit" w:hAnsi="inherit" w:cs="Courier New"/>
                <w:color w:val="008000"/>
                <w:sz w:val="18"/>
                <w:szCs w:val="18"/>
                <w:bdr w:val="none" w:sz="0" w:space="0" w:color="auto" w:frame="1"/>
              </w:rPr>
              <w:t>"Could not find fingerprint features"</w:t>
            </w:r>
            <w:r>
              <w:rPr>
                <w:rStyle w:val="crayon-sy"/>
                <w:rFonts w:ascii="inherit" w:hAnsi="inherit" w:cs="Courier New"/>
                <w:color w:val="333333"/>
                <w:sz w:val="18"/>
                <w:szCs w:val="18"/>
                <w:bdr w:val="none" w:sz="0" w:space="0" w:color="auto" w:frame="1"/>
              </w:rPr>
              <w:t>);</w:t>
            </w:r>
          </w:p>
          <w:p w14:paraId="67470B12"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lcd</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clear</w:t>
            </w:r>
            <w:r>
              <w:rPr>
                <w:rStyle w:val="crayon-sy"/>
                <w:rFonts w:ascii="inherit" w:hAnsi="inherit" w:cs="Courier New"/>
                <w:color w:val="333333"/>
                <w:sz w:val="18"/>
                <w:szCs w:val="18"/>
                <w:bdr w:val="none" w:sz="0" w:space="0" w:color="auto" w:frame="1"/>
              </w:rPr>
              <w:t>();</w:t>
            </w:r>
          </w:p>
          <w:p w14:paraId="2B8097F8"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lcd</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print</w:t>
            </w:r>
            <w:r>
              <w:rPr>
                <w:rStyle w:val="crayon-sy"/>
                <w:rFonts w:ascii="inherit" w:hAnsi="inherit" w:cs="Courier New"/>
                <w:color w:val="333333"/>
                <w:sz w:val="18"/>
                <w:szCs w:val="18"/>
                <w:bdr w:val="none" w:sz="0" w:space="0" w:color="auto" w:frame="1"/>
              </w:rPr>
              <w:t>(</w:t>
            </w:r>
            <w:r>
              <w:rPr>
                <w:rStyle w:val="crayon-s"/>
                <w:rFonts w:ascii="inherit" w:hAnsi="inherit" w:cs="Courier New"/>
                <w:color w:val="008000"/>
                <w:sz w:val="18"/>
                <w:szCs w:val="18"/>
                <w:bdr w:val="none" w:sz="0" w:space="0" w:color="auto" w:frame="1"/>
              </w:rPr>
              <w:t>"Feature Not Found"</w:t>
            </w:r>
            <w:r>
              <w:rPr>
                <w:rStyle w:val="crayon-sy"/>
                <w:rFonts w:ascii="inherit" w:hAnsi="inherit" w:cs="Courier New"/>
                <w:color w:val="333333"/>
                <w:sz w:val="18"/>
                <w:szCs w:val="18"/>
                <w:bdr w:val="none" w:sz="0" w:space="0" w:color="auto" w:frame="1"/>
              </w:rPr>
              <w:t>);</w:t>
            </w:r>
          </w:p>
          <w:p w14:paraId="7F52C42E"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t"/>
                <w:rFonts w:ascii="inherit" w:hAnsi="inherit" w:cs="Courier New"/>
                <w:color w:val="800080"/>
                <w:sz w:val="18"/>
                <w:szCs w:val="18"/>
                <w:bdr w:val="none" w:sz="0" w:space="0" w:color="auto" w:frame="1"/>
              </w:rPr>
              <w:t>return</w:t>
            </w:r>
            <w:r>
              <w:rPr>
                <w:rStyle w:val="crayon-h"/>
                <w:rFonts w:ascii="inherit" w:hAnsi="inherit" w:cs="Courier New"/>
                <w:color w:val="006FE0"/>
                <w:sz w:val="18"/>
                <w:szCs w:val="18"/>
                <w:bdr w:val="none" w:sz="0" w:space="0" w:color="auto" w:frame="1"/>
              </w:rPr>
              <w:t xml:space="preserve"> </w:t>
            </w:r>
            <w:r>
              <w:rPr>
                <w:rStyle w:val="crayon-v"/>
                <w:rFonts w:ascii="inherit" w:hAnsi="inherit" w:cs="Courier New"/>
                <w:color w:val="002D7A"/>
                <w:sz w:val="18"/>
                <w:szCs w:val="18"/>
                <w:bdr w:val="none" w:sz="0" w:space="0" w:color="auto" w:frame="1"/>
              </w:rPr>
              <w:t>p</w:t>
            </w:r>
            <w:r>
              <w:rPr>
                <w:rStyle w:val="crayon-sy"/>
                <w:rFonts w:ascii="inherit" w:hAnsi="inherit" w:cs="Courier New"/>
                <w:color w:val="333333"/>
                <w:sz w:val="18"/>
                <w:szCs w:val="18"/>
                <w:bdr w:val="none" w:sz="0" w:space="0" w:color="auto" w:frame="1"/>
              </w:rPr>
              <w:t>;</w:t>
            </w:r>
          </w:p>
          <w:p w14:paraId="253D16AB"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t"/>
                <w:rFonts w:ascii="inherit" w:hAnsi="inherit" w:cs="Courier New"/>
                <w:color w:val="800080"/>
                <w:sz w:val="18"/>
                <w:szCs w:val="18"/>
                <w:bdr w:val="none" w:sz="0" w:space="0" w:color="auto" w:frame="1"/>
              </w:rPr>
              <w:t>case</w:t>
            </w:r>
            <w:r>
              <w:rPr>
                <w:rStyle w:val="crayon-h"/>
                <w:rFonts w:ascii="inherit" w:hAnsi="inherit" w:cs="Courier New"/>
                <w:color w:val="006FE0"/>
                <w:sz w:val="18"/>
                <w:szCs w:val="18"/>
                <w:bdr w:val="none" w:sz="0" w:space="0" w:color="auto" w:frame="1"/>
              </w:rPr>
              <w:t xml:space="preserve"> </w:t>
            </w:r>
            <w:r>
              <w:rPr>
                <w:rStyle w:val="crayon-v"/>
                <w:rFonts w:ascii="inherit" w:hAnsi="inherit" w:cs="Courier New"/>
                <w:color w:val="002D7A"/>
                <w:sz w:val="18"/>
                <w:szCs w:val="18"/>
                <w:bdr w:val="none" w:sz="0" w:space="0" w:color="auto" w:frame="1"/>
              </w:rPr>
              <w:t>FINGERPRINT_INVALIDIMAGE</w:t>
            </w:r>
            <w:r>
              <w:rPr>
                <w:rStyle w:val="crayon-o"/>
                <w:rFonts w:ascii="inherit" w:hAnsi="inherit" w:cs="Courier New"/>
                <w:color w:val="006FE0"/>
                <w:sz w:val="18"/>
                <w:szCs w:val="18"/>
                <w:bdr w:val="none" w:sz="0" w:space="0" w:color="auto" w:frame="1"/>
              </w:rPr>
              <w:t>:</w:t>
            </w:r>
          </w:p>
          <w:p w14:paraId="339B5EA3"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Serial</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println</w:t>
            </w:r>
            <w:r>
              <w:rPr>
                <w:rStyle w:val="crayon-sy"/>
                <w:rFonts w:ascii="inherit" w:hAnsi="inherit" w:cs="Courier New"/>
                <w:color w:val="333333"/>
                <w:sz w:val="18"/>
                <w:szCs w:val="18"/>
                <w:bdr w:val="none" w:sz="0" w:space="0" w:color="auto" w:frame="1"/>
              </w:rPr>
              <w:t>(</w:t>
            </w:r>
            <w:r>
              <w:rPr>
                <w:rStyle w:val="crayon-s"/>
                <w:rFonts w:ascii="inherit" w:hAnsi="inherit" w:cs="Courier New"/>
                <w:color w:val="008000"/>
                <w:sz w:val="18"/>
                <w:szCs w:val="18"/>
                <w:bdr w:val="none" w:sz="0" w:space="0" w:color="auto" w:frame="1"/>
              </w:rPr>
              <w:t>"Could not find fingerprint features"</w:t>
            </w:r>
            <w:r>
              <w:rPr>
                <w:rStyle w:val="crayon-sy"/>
                <w:rFonts w:ascii="inherit" w:hAnsi="inherit" w:cs="Courier New"/>
                <w:color w:val="333333"/>
                <w:sz w:val="18"/>
                <w:szCs w:val="18"/>
                <w:bdr w:val="none" w:sz="0" w:space="0" w:color="auto" w:frame="1"/>
              </w:rPr>
              <w:t>);</w:t>
            </w:r>
          </w:p>
          <w:p w14:paraId="6A8A55C0"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lcd</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clear</w:t>
            </w:r>
            <w:r>
              <w:rPr>
                <w:rStyle w:val="crayon-sy"/>
                <w:rFonts w:ascii="inherit" w:hAnsi="inherit" w:cs="Courier New"/>
                <w:color w:val="333333"/>
                <w:sz w:val="18"/>
                <w:szCs w:val="18"/>
                <w:bdr w:val="none" w:sz="0" w:space="0" w:color="auto" w:frame="1"/>
              </w:rPr>
              <w:t>();</w:t>
            </w:r>
          </w:p>
          <w:p w14:paraId="58088BFA"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lcd</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print</w:t>
            </w:r>
            <w:r>
              <w:rPr>
                <w:rStyle w:val="crayon-sy"/>
                <w:rFonts w:ascii="inherit" w:hAnsi="inherit" w:cs="Courier New"/>
                <w:color w:val="333333"/>
                <w:sz w:val="18"/>
                <w:szCs w:val="18"/>
                <w:bdr w:val="none" w:sz="0" w:space="0" w:color="auto" w:frame="1"/>
              </w:rPr>
              <w:t>(</w:t>
            </w:r>
            <w:r>
              <w:rPr>
                <w:rStyle w:val="crayon-s"/>
                <w:rFonts w:ascii="inherit" w:hAnsi="inherit" w:cs="Courier New"/>
                <w:color w:val="008000"/>
                <w:sz w:val="18"/>
                <w:szCs w:val="18"/>
                <w:bdr w:val="none" w:sz="0" w:space="0" w:color="auto" w:frame="1"/>
              </w:rPr>
              <w:t>"Feature Not Found"</w:t>
            </w:r>
            <w:r>
              <w:rPr>
                <w:rStyle w:val="crayon-sy"/>
                <w:rFonts w:ascii="inherit" w:hAnsi="inherit" w:cs="Courier New"/>
                <w:color w:val="333333"/>
                <w:sz w:val="18"/>
                <w:szCs w:val="18"/>
                <w:bdr w:val="none" w:sz="0" w:space="0" w:color="auto" w:frame="1"/>
              </w:rPr>
              <w:t>);</w:t>
            </w:r>
          </w:p>
          <w:p w14:paraId="5AEEDEDE"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t"/>
                <w:rFonts w:ascii="inherit" w:hAnsi="inherit" w:cs="Courier New"/>
                <w:color w:val="800080"/>
                <w:sz w:val="18"/>
                <w:szCs w:val="18"/>
                <w:bdr w:val="none" w:sz="0" w:space="0" w:color="auto" w:frame="1"/>
              </w:rPr>
              <w:t>return</w:t>
            </w:r>
            <w:r>
              <w:rPr>
                <w:rStyle w:val="crayon-h"/>
                <w:rFonts w:ascii="inherit" w:hAnsi="inherit" w:cs="Courier New"/>
                <w:color w:val="006FE0"/>
                <w:sz w:val="18"/>
                <w:szCs w:val="18"/>
                <w:bdr w:val="none" w:sz="0" w:space="0" w:color="auto" w:frame="1"/>
              </w:rPr>
              <w:t xml:space="preserve"> </w:t>
            </w:r>
            <w:r>
              <w:rPr>
                <w:rStyle w:val="crayon-v"/>
                <w:rFonts w:ascii="inherit" w:hAnsi="inherit" w:cs="Courier New"/>
                <w:color w:val="002D7A"/>
                <w:sz w:val="18"/>
                <w:szCs w:val="18"/>
                <w:bdr w:val="none" w:sz="0" w:space="0" w:color="auto" w:frame="1"/>
              </w:rPr>
              <w:t>p</w:t>
            </w:r>
            <w:r>
              <w:rPr>
                <w:rStyle w:val="crayon-sy"/>
                <w:rFonts w:ascii="inherit" w:hAnsi="inherit" w:cs="Courier New"/>
                <w:color w:val="333333"/>
                <w:sz w:val="18"/>
                <w:szCs w:val="18"/>
                <w:bdr w:val="none" w:sz="0" w:space="0" w:color="auto" w:frame="1"/>
              </w:rPr>
              <w:t>;</w:t>
            </w:r>
          </w:p>
          <w:p w14:paraId="18E8DDD1"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t"/>
                <w:rFonts w:ascii="inherit" w:hAnsi="inherit" w:cs="Courier New"/>
                <w:color w:val="800080"/>
                <w:sz w:val="18"/>
                <w:szCs w:val="18"/>
                <w:bdr w:val="none" w:sz="0" w:space="0" w:color="auto" w:frame="1"/>
              </w:rPr>
              <w:t>default</w:t>
            </w:r>
            <w:r>
              <w:rPr>
                <w:rStyle w:val="crayon-o"/>
                <w:rFonts w:ascii="inherit" w:hAnsi="inherit" w:cs="Courier New"/>
                <w:color w:val="006FE0"/>
                <w:sz w:val="18"/>
                <w:szCs w:val="18"/>
                <w:bdr w:val="none" w:sz="0" w:space="0" w:color="auto" w:frame="1"/>
              </w:rPr>
              <w:t>:</w:t>
            </w:r>
          </w:p>
          <w:p w14:paraId="3892555F"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Serial</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println</w:t>
            </w:r>
            <w:r>
              <w:rPr>
                <w:rStyle w:val="crayon-sy"/>
                <w:rFonts w:ascii="inherit" w:hAnsi="inherit" w:cs="Courier New"/>
                <w:color w:val="333333"/>
                <w:sz w:val="18"/>
                <w:szCs w:val="18"/>
                <w:bdr w:val="none" w:sz="0" w:space="0" w:color="auto" w:frame="1"/>
              </w:rPr>
              <w:t>(</w:t>
            </w:r>
            <w:r>
              <w:rPr>
                <w:rStyle w:val="crayon-s"/>
                <w:rFonts w:ascii="inherit" w:hAnsi="inherit" w:cs="Courier New"/>
                <w:color w:val="008000"/>
                <w:sz w:val="18"/>
                <w:szCs w:val="18"/>
                <w:bdr w:val="none" w:sz="0" w:space="0" w:color="auto" w:frame="1"/>
              </w:rPr>
              <w:t>"Unknown error"</w:t>
            </w:r>
            <w:r>
              <w:rPr>
                <w:rStyle w:val="crayon-sy"/>
                <w:rFonts w:ascii="inherit" w:hAnsi="inherit" w:cs="Courier New"/>
                <w:color w:val="333333"/>
                <w:sz w:val="18"/>
                <w:szCs w:val="18"/>
                <w:bdr w:val="none" w:sz="0" w:space="0" w:color="auto" w:frame="1"/>
              </w:rPr>
              <w:t>);</w:t>
            </w:r>
          </w:p>
          <w:p w14:paraId="60E1EB10"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lcd</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clear</w:t>
            </w:r>
            <w:r>
              <w:rPr>
                <w:rStyle w:val="crayon-sy"/>
                <w:rFonts w:ascii="inherit" w:hAnsi="inherit" w:cs="Courier New"/>
                <w:color w:val="333333"/>
                <w:sz w:val="18"/>
                <w:szCs w:val="18"/>
                <w:bdr w:val="none" w:sz="0" w:space="0" w:color="auto" w:frame="1"/>
              </w:rPr>
              <w:t>();</w:t>
            </w:r>
          </w:p>
          <w:p w14:paraId="56039E93"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lcd</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print</w:t>
            </w:r>
            <w:r>
              <w:rPr>
                <w:rStyle w:val="crayon-sy"/>
                <w:rFonts w:ascii="inherit" w:hAnsi="inherit" w:cs="Courier New"/>
                <w:color w:val="333333"/>
                <w:sz w:val="18"/>
                <w:szCs w:val="18"/>
                <w:bdr w:val="none" w:sz="0" w:space="0" w:color="auto" w:frame="1"/>
              </w:rPr>
              <w:t>(</w:t>
            </w:r>
            <w:r>
              <w:rPr>
                <w:rStyle w:val="crayon-s"/>
                <w:rFonts w:ascii="inherit" w:hAnsi="inherit" w:cs="Courier New"/>
                <w:color w:val="008000"/>
                <w:sz w:val="18"/>
                <w:szCs w:val="18"/>
                <w:bdr w:val="none" w:sz="0" w:space="0" w:color="auto" w:frame="1"/>
              </w:rPr>
              <w:t>"Unknown Error"</w:t>
            </w:r>
            <w:r>
              <w:rPr>
                <w:rStyle w:val="crayon-sy"/>
                <w:rFonts w:ascii="inherit" w:hAnsi="inherit" w:cs="Courier New"/>
                <w:color w:val="333333"/>
                <w:sz w:val="18"/>
                <w:szCs w:val="18"/>
                <w:bdr w:val="none" w:sz="0" w:space="0" w:color="auto" w:frame="1"/>
              </w:rPr>
              <w:t>);</w:t>
            </w:r>
          </w:p>
          <w:p w14:paraId="63E75E78"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t"/>
                <w:rFonts w:ascii="inherit" w:hAnsi="inherit" w:cs="Courier New"/>
                <w:color w:val="800080"/>
                <w:sz w:val="18"/>
                <w:szCs w:val="18"/>
                <w:bdr w:val="none" w:sz="0" w:space="0" w:color="auto" w:frame="1"/>
              </w:rPr>
              <w:t>return</w:t>
            </w:r>
            <w:r>
              <w:rPr>
                <w:rStyle w:val="crayon-h"/>
                <w:rFonts w:ascii="inherit" w:hAnsi="inherit" w:cs="Courier New"/>
                <w:color w:val="006FE0"/>
                <w:sz w:val="18"/>
                <w:szCs w:val="18"/>
                <w:bdr w:val="none" w:sz="0" w:space="0" w:color="auto" w:frame="1"/>
              </w:rPr>
              <w:t xml:space="preserve"> </w:t>
            </w:r>
            <w:r>
              <w:rPr>
                <w:rStyle w:val="crayon-v"/>
                <w:rFonts w:ascii="inherit" w:hAnsi="inherit" w:cs="Courier New"/>
                <w:color w:val="002D7A"/>
                <w:sz w:val="18"/>
                <w:szCs w:val="18"/>
                <w:bdr w:val="none" w:sz="0" w:space="0" w:color="auto" w:frame="1"/>
              </w:rPr>
              <w:t>p</w:t>
            </w:r>
            <w:r>
              <w:rPr>
                <w:rStyle w:val="crayon-sy"/>
                <w:rFonts w:ascii="inherit" w:hAnsi="inherit" w:cs="Courier New"/>
                <w:color w:val="333333"/>
                <w:sz w:val="18"/>
                <w:szCs w:val="18"/>
                <w:bdr w:val="none" w:sz="0" w:space="0" w:color="auto" w:frame="1"/>
              </w:rPr>
              <w:t>;</w:t>
            </w:r>
          </w:p>
          <w:p w14:paraId="3E1FFF1B"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y"/>
                <w:rFonts w:ascii="inherit" w:hAnsi="inherit" w:cs="Courier New"/>
                <w:color w:val="333333"/>
                <w:sz w:val="18"/>
                <w:szCs w:val="18"/>
                <w:bdr w:val="none" w:sz="0" w:space="0" w:color="auto" w:frame="1"/>
              </w:rPr>
              <w:t>}</w:t>
            </w:r>
          </w:p>
          <w:p w14:paraId="6C8A7CA8"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Fonts w:ascii="inherit" w:hAnsi="inherit" w:cs="Courier New"/>
                <w:color w:val="000000"/>
                <w:sz w:val="18"/>
                <w:szCs w:val="18"/>
              </w:rPr>
              <w:t> </w:t>
            </w:r>
          </w:p>
          <w:p w14:paraId="17DD2EAC"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Serial</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println</w:t>
            </w:r>
            <w:r>
              <w:rPr>
                <w:rStyle w:val="crayon-sy"/>
                <w:rFonts w:ascii="inherit" w:hAnsi="inherit" w:cs="Courier New"/>
                <w:color w:val="333333"/>
                <w:sz w:val="18"/>
                <w:szCs w:val="18"/>
                <w:bdr w:val="none" w:sz="0" w:space="0" w:color="auto" w:frame="1"/>
              </w:rPr>
              <w:t>(</w:t>
            </w:r>
            <w:r>
              <w:rPr>
                <w:rStyle w:val="crayon-s"/>
                <w:rFonts w:ascii="inherit" w:hAnsi="inherit" w:cs="Courier New"/>
                <w:color w:val="008000"/>
                <w:sz w:val="18"/>
                <w:szCs w:val="18"/>
                <w:bdr w:val="none" w:sz="0" w:space="0" w:color="auto" w:frame="1"/>
              </w:rPr>
              <w:t>"Remove finger"</w:t>
            </w:r>
            <w:r>
              <w:rPr>
                <w:rStyle w:val="crayon-sy"/>
                <w:rFonts w:ascii="inherit" w:hAnsi="inherit" w:cs="Courier New"/>
                <w:color w:val="333333"/>
                <w:sz w:val="18"/>
                <w:szCs w:val="18"/>
                <w:bdr w:val="none" w:sz="0" w:space="0" w:color="auto" w:frame="1"/>
              </w:rPr>
              <w:t>);</w:t>
            </w:r>
          </w:p>
          <w:p w14:paraId="1B5436DB"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lcd</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clear</w:t>
            </w:r>
            <w:r>
              <w:rPr>
                <w:rStyle w:val="crayon-sy"/>
                <w:rFonts w:ascii="inherit" w:hAnsi="inherit" w:cs="Courier New"/>
                <w:color w:val="333333"/>
                <w:sz w:val="18"/>
                <w:szCs w:val="18"/>
                <w:bdr w:val="none" w:sz="0" w:space="0" w:color="auto" w:frame="1"/>
              </w:rPr>
              <w:t>();</w:t>
            </w:r>
          </w:p>
          <w:p w14:paraId="08C93625"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lcd</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print</w:t>
            </w:r>
            <w:r>
              <w:rPr>
                <w:rStyle w:val="crayon-sy"/>
                <w:rFonts w:ascii="inherit" w:hAnsi="inherit" w:cs="Courier New"/>
                <w:color w:val="333333"/>
                <w:sz w:val="18"/>
                <w:szCs w:val="18"/>
                <w:bdr w:val="none" w:sz="0" w:space="0" w:color="auto" w:frame="1"/>
              </w:rPr>
              <w:t>(</w:t>
            </w:r>
            <w:r>
              <w:rPr>
                <w:rStyle w:val="crayon-s"/>
                <w:rFonts w:ascii="inherit" w:hAnsi="inherit" w:cs="Courier New"/>
                <w:color w:val="008000"/>
                <w:sz w:val="18"/>
                <w:szCs w:val="18"/>
                <w:bdr w:val="none" w:sz="0" w:space="0" w:color="auto" w:frame="1"/>
              </w:rPr>
              <w:t>"Remove Finger"</w:t>
            </w:r>
            <w:r>
              <w:rPr>
                <w:rStyle w:val="crayon-sy"/>
                <w:rFonts w:ascii="inherit" w:hAnsi="inherit" w:cs="Courier New"/>
                <w:color w:val="333333"/>
                <w:sz w:val="18"/>
                <w:szCs w:val="18"/>
                <w:bdr w:val="none" w:sz="0" w:space="0" w:color="auto" w:frame="1"/>
              </w:rPr>
              <w:t>);</w:t>
            </w:r>
          </w:p>
          <w:p w14:paraId="2A2EE0F7"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e"/>
                <w:rFonts w:ascii="inherit" w:hAnsi="inherit" w:cs="Courier New"/>
                <w:color w:val="004ED0"/>
                <w:sz w:val="18"/>
                <w:szCs w:val="18"/>
                <w:bdr w:val="none" w:sz="0" w:space="0" w:color="auto" w:frame="1"/>
              </w:rPr>
              <w:t>delay</w:t>
            </w:r>
            <w:r>
              <w:rPr>
                <w:rStyle w:val="crayon-sy"/>
                <w:rFonts w:ascii="inherit" w:hAnsi="inherit" w:cs="Courier New"/>
                <w:color w:val="333333"/>
                <w:sz w:val="18"/>
                <w:szCs w:val="18"/>
                <w:bdr w:val="none" w:sz="0" w:space="0" w:color="auto" w:frame="1"/>
              </w:rPr>
              <w:t>(</w:t>
            </w:r>
            <w:r>
              <w:rPr>
                <w:rStyle w:val="crayon-cn"/>
                <w:rFonts w:ascii="inherit" w:hAnsi="inherit" w:cs="Courier New"/>
                <w:color w:val="CE0000"/>
                <w:sz w:val="18"/>
                <w:szCs w:val="18"/>
                <w:bdr w:val="none" w:sz="0" w:space="0" w:color="auto" w:frame="1"/>
              </w:rPr>
              <w:t>2000</w:t>
            </w:r>
            <w:r>
              <w:rPr>
                <w:rStyle w:val="crayon-sy"/>
                <w:rFonts w:ascii="inherit" w:hAnsi="inherit" w:cs="Courier New"/>
                <w:color w:val="333333"/>
                <w:sz w:val="18"/>
                <w:szCs w:val="18"/>
                <w:bdr w:val="none" w:sz="0" w:space="0" w:color="auto" w:frame="1"/>
              </w:rPr>
              <w:t>);</w:t>
            </w:r>
          </w:p>
          <w:p w14:paraId="63792E0F"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p</w:t>
            </w:r>
            <w:r>
              <w:rPr>
                <w:rStyle w:val="crayon-h"/>
                <w:rFonts w:ascii="inherit" w:hAnsi="inherit" w:cs="Courier New"/>
                <w:color w:val="006FE0"/>
                <w:sz w:val="18"/>
                <w:szCs w:val="18"/>
                <w:bdr w:val="none" w:sz="0" w:space="0" w:color="auto" w:frame="1"/>
              </w:rPr>
              <w:t xml:space="preserve"> </w:t>
            </w:r>
            <w:r>
              <w:rPr>
                <w:rStyle w:val="crayon-o"/>
                <w:rFonts w:ascii="inherit" w:hAnsi="inherit" w:cs="Courier New"/>
                <w:color w:val="006FE0"/>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cn"/>
                <w:rFonts w:ascii="inherit" w:hAnsi="inherit" w:cs="Courier New"/>
                <w:color w:val="CE0000"/>
                <w:sz w:val="18"/>
                <w:szCs w:val="18"/>
                <w:bdr w:val="none" w:sz="0" w:space="0" w:color="auto" w:frame="1"/>
              </w:rPr>
              <w:t>0</w:t>
            </w:r>
            <w:r>
              <w:rPr>
                <w:rStyle w:val="crayon-sy"/>
                <w:rFonts w:ascii="inherit" w:hAnsi="inherit" w:cs="Courier New"/>
                <w:color w:val="333333"/>
                <w:sz w:val="18"/>
                <w:szCs w:val="18"/>
                <w:bdr w:val="none" w:sz="0" w:space="0" w:color="auto" w:frame="1"/>
              </w:rPr>
              <w:t>;</w:t>
            </w:r>
          </w:p>
          <w:p w14:paraId="3AE8D67B"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Fonts w:ascii="inherit" w:hAnsi="inherit" w:cs="Courier New"/>
                <w:color w:val="000000"/>
                <w:sz w:val="18"/>
                <w:szCs w:val="18"/>
              </w:rPr>
              <w:t> </w:t>
            </w:r>
          </w:p>
          <w:p w14:paraId="11790F24"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t"/>
                <w:rFonts w:ascii="inherit" w:hAnsi="inherit" w:cs="Courier New"/>
                <w:color w:val="800080"/>
                <w:sz w:val="18"/>
                <w:szCs w:val="18"/>
                <w:bdr w:val="none" w:sz="0" w:space="0" w:color="auto" w:frame="1"/>
              </w:rPr>
              <w:t>while</w:t>
            </w:r>
            <w:r>
              <w:rPr>
                <w:rStyle w:val="crayon-h"/>
                <w:rFonts w:ascii="inherit" w:hAnsi="inherit" w:cs="Courier New"/>
                <w:color w:val="006FE0"/>
                <w:sz w:val="18"/>
                <w:szCs w:val="18"/>
                <w:bdr w:val="none" w:sz="0" w:space="0" w:color="auto" w:frame="1"/>
              </w:rPr>
              <w:t xml:space="preserve"> </w:t>
            </w:r>
            <w:r>
              <w:rPr>
                <w:rStyle w:val="crayon-sy"/>
                <w:rFonts w:ascii="inherit" w:hAnsi="inherit" w:cs="Courier New"/>
                <w:color w:val="333333"/>
                <w:sz w:val="18"/>
                <w:szCs w:val="18"/>
                <w:bdr w:val="none" w:sz="0" w:space="0" w:color="auto" w:frame="1"/>
              </w:rPr>
              <w:t>(</w:t>
            </w:r>
            <w:r>
              <w:rPr>
                <w:rStyle w:val="crayon-v"/>
                <w:rFonts w:ascii="inherit" w:hAnsi="inherit" w:cs="Courier New"/>
                <w:color w:val="002D7A"/>
                <w:sz w:val="18"/>
                <w:szCs w:val="18"/>
                <w:bdr w:val="none" w:sz="0" w:space="0" w:color="auto" w:frame="1"/>
              </w:rPr>
              <w:t>p</w:t>
            </w:r>
            <w:r>
              <w:rPr>
                <w:rStyle w:val="crayon-h"/>
                <w:rFonts w:ascii="inherit" w:hAnsi="inherit" w:cs="Courier New"/>
                <w:color w:val="006FE0"/>
                <w:sz w:val="18"/>
                <w:szCs w:val="18"/>
                <w:bdr w:val="none" w:sz="0" w:space="0" w:color="auto" w:frame="1"/>
              </w:rPr>
              <w:t xml:space="preserve"> </w:t>
            </w:r>
            <w:r>
              <w:rPr>
                <w:rStyle w:val="crayon-o"/>
                <w:rFonts w:ascii="inherit" w:hAnsi="inherit" w:cs="Courier New"/>
                <w:color w:val="006FE0"/>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v"/>
                <w:rFonts w:ascii="inherit" w:hAnsi="inherit" w:cs="Courier New"/>
                <w:color w:val="002D7A"/>
                <w:sz w:val="18"/>
                <w:szCs w:val="18"/>
                <w:bdr w:val="none" w:sz="0" w:space="0" w:color="auto" w:frame="1"/>
              </w:rPr>
              <w:t>FINGERPRINT_NOFINGER</w:t>
            </w:r>
            <w:r>
              <w:rPr>
                <w:rStyle w:val="crayon-sy"/>
                <w:rFonts w:ascii="inherit" w:hAnsi="inherit" w:cs="Courier New"/>
                <w:color w:val="333333"/>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sy"/>
                <w:rFonts w:ascii="inherit" w:hAnsi="inherit" w:cs="Courier New"/>
                <w:color w:val="333333"/>
                <w:sz w:val="18"/>
                <w:szCs w:val="18"/>
                <w:bdr w:val="none" w:sz="0" w:space="0" w:color="auto" w:frame="1"/>
              </w:rPr>
              <w:t>{</w:t>
            </w:r>
          </w:p>
          <w:p w14:paraId="6C46A57A"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p</w:t>
            </w:r>
            <w:r>
              <w:rPr>
                <w:rStyle w:val="crayon-h"/>
                <w:rFonts w:ascii="inherit" w:hAnsi="inherit" w:cs="Courier New"/>
                <w:color w:val="006FE0"/>
                <w:sz w:val="18"/>
                <w:szCs w:val="18"/>
                <w:bdr w:val="none" w:sz="0" w:space="0" w:color="auto" w:frame="1"/>
              </w:rPr>
              <w:t xml:space="preserve"> </w:t>
            </w:r>
            <w:r>
              <w:rPr>
                <w:rStyle w:val="crayon-o"/>
                <w:rFonts w:ascii="inherit" w:hAnsi="inherit" w:cs="Courier New"/>
                <w:color w:val="006FE0"/>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v"/>
                <w:rFonts w:ascii="inherit" w:hAnsi="inherit" w:cs="Courier New"/>
                <w:color w:val="002D7A"/>
                <w:sz w:val="18"/>
                <w:szCs w:val="18"/>
                <w:bdr w:val="none" w:sz="0" w:space="0" w:color="auto" w:frame="1"/>
              </w:rPr>
              <w:t>finger</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getImage</w:t>
            </w:r>
            <w:r>
              <w:rPr>
                <w:rStyle w:val="crayon-sy"/>
                <w:rFonts w:ascii="inherit" w:hAnsi="inherit" w:cs="Courier New"/>
                <w:color w:val="333333"/>
                <w:sz w:val="18"/>
                <w:szCs w:val="18"/>
                <w:bdr w:val="none" w:sz="0" w:space="0" w:color="auto" w:frame="1"/>
              </w:rPr>
              <w:t>();</w:t>
            </w:r>
          </w:p>
          <w:p w14:paraId="6D472B82"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y"/>
                <w:rFonts w:ascii="inherit" w:hAnsi="inherit" w:cs="Courier New"/>
                <w:color w:val="333333"/>
                <w:sz w:val="18"/>
                <w:szCs w:val="18"/>
                <w:bdr w:val="none" w:sz="0" w:space="0" w:color="auto" w:frame="1"/>
              </w:rPr>
              <w:t>}</w:t>
            </w:r>
          </w:p>
          <w:p w14:paraId="5E5D1389"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Fonts w:ascii="inherit" w:hAnsi="inherit" w:cs="Courier New"/>
                <w:color w:val="000000"/>
                <w:sz w:val="18"/>
                <w:szCs w:val="18"/>
              </w:rPr>
              <w:t> </w:t>
            </w:r>
          </w:p>
          <w:p w14:paraId="33C34B9B"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Serial</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print</w:t>
            </w:r>
            <w:r>
              <w:rPr>
                <w:rStyle w:val="crayon-sy"/>
                <w:rFonts w:ascii="inherit" w:hAnsi="inherit" w:cs="Courier New"/>
                <w:color w:val="333333"/>
                <w:sz w:val="18"/>
                <w:szCs w:val="18"/>
                <w:bdr w:val="none" w:sz="0" w:space="0" w:color="auto" w:frame="1"/>
              </w:rPr>
              <w:t>(</w:t>
            </w:r>
            <w:r>
              <w:rPr>
                <w:rStyle w:val="crayon-s"/>
                <w:rFonts w:ascii="inherit" w:hAnsi="inherit" w:cs="Courier New"/>
                <w:color w:val="008000"/>
                <w:sz w:val="18"/>
                <w:szCs w:val="18"/>
                <w:bdr w:val="none" w:sz="0" w:space="0" w:color="auto" w:frame="1"/>
              </w:rPr>
              <w:t>"ID "</w:t>
            </w:r>
            <w:r>
              <w:rPr>
                <w:rStyle w:val="crayon-sy"/>
                <w:rFonts w:ascii="inherit" w:hAnsi="inherit" w:cs="Courier New"/>
                <w:color w:val="333333"/>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v"/>
                <w:rFonts w:ascii="inherit" w:hAnsi="inherit" w:cs="Courier New"/>
                <w:color w:val="002D7A"/>
                <w:sz w:val="18"/>
                <w:szCs w:val="18"/>
                <w:bdr w:val="none" w:sz="0" w:space="0" w:color="auto" w:frame="1"/>
              </w:rPr>
              <w:t>Serial</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println</w:t>
            </w:r>
            <w:r>
              <w:rPr>
                <w:rStyle w:val="crayon-sy"/>
                <w:rFonts w:ascii="inherit" w:hAnsi="inherit" w:cs="Courier New"/>
                <w:color w:val="333333"/>
                <w:sz w:val="18"/>
                <w:szCs w:val="18"/>
                <w:bdr w:val="none" w:sz="0" w:space="0" w:color="auto" w:frame="1"/>
              </w:rPr>
              <w:t>(</w:t>
            </w:r>
            <w:r>
              <w:rPr>
                <w:rStyle w:val="crayon-v"/>
                <w:rFonts w:ascii="inherit" w:hAnsi="inherit" w:cs="Courier New"/>
                <w:color w:val="002D7A"/>
                <w:sz w:val="18"/>
                <w:szCs w:val="18"/>
                <w:bdr w:val="none" w:sz="0" w:space="0" w:color="auto" w:frame="1"/>
              </w:rPr>
              <w:t>id</w:t>
            </w:r>
            <w:r>
              <w:rPr>
                <w:rStyle w:val="crayon-sy"/>
                <w:rFonts w:ascii="inherit" w:hAnsi="inherit" w:cs="Courier New"/>
                <w:color w:val="333333"/>
                <w:sz w:val="18"/>
                <w:szCs w:val="18"/>
                <w:bdr w:val="none" w:sz="0" w:space="0" w:color="auto" w:frame="1"/>
              </w:rPr>
              <w:t>);</w:t>
            </w:r>
          </w:p>
          <w:p w14:paraId="6638552B"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p</w:t>
            </w:r>
            <w:r>
              <w:rPr>
                <w:rStyle w:val="crayon-h"/>
                <w:rFonts w:ascii="inherit" w:hAnsi="inherit" w:cs="Courier New"/>
                <w:color w:val="006FE0"/>
                <w:sz w:val="18"/>
                <w:szCs w:val="18"/>
                <w:bdr w:val="none" w:sz="0" w:space="0" w:color="auto" w:frame="1"/>
              </w:rPr>
              <w:t xml:space="preserve"> </w:t>
            </w:r>
            <w:r>
              <w:rPr>
                <w:rStyle w:val="crayon-o"/>
                <w:rFonts w:ascii="inherit" w:hAnsi="inherit" w:cs="Courier New"/>
                <w:color w:val="006FE0"/>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o"/>
                <w:rFonts w:ascii="inherit" w:hAnsi="inherit" w:cs="Courier New"/>
                <w:color w:val="006FE0"/>
                <w:sz w:val="18"/>
                <w:szCs w:val="18"/>
                <w:bdr w:val="none" w:sz="0" w:space="0" w:color="auto" w:frame="1"/>
              </w:rPr>
              <w:t>-</w:t>
            </w:r>
            <w:r>
              <w:rPr>
                <w:rStyle w:val="crayon-cn"/>
                <w:rFonts w:ascii="inherit" w:hAnsi="inherit" w:cs="Courier New"/>
                <w:color w:val="CE0000"/>
                <w:sz w:val="18"/>
                <w:szCs w:val="18"/>
                <w:bdr w:val="none" w:sz="0" w:space="0" w:color="auto" w:frame="1"/>
              </w:rPr>
              <w:t>1</w:t>
            </w:r>
            <w:r>
              <w:rPr>
                <w:rStyle w:val="crayon-sy"/>
                <w:rFonts w:ascii="inherit" w:hAnsi="inherit" w:cs="Courier New"/>
                <w:color w:val="333333"/>
                <w:sz w:val="18"/>
                <w:szCs w:val="18"/>
                <w:bdr w:val="none" w:sz="0" w:space="0" w:color="auto" w:frame="1"/>
              </w:rPr>
              <w:t>;</w:t>
            </w:r>
          </w:p>
          <w:p w14:paraId="1A2846FD"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Serial</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println</w:t>
            </w:r>
            <w:r>
              <w:rPr>
                <w:rStyle w:val="crayon-sy"/>
                <w:rFonts w:ascii="inherit" w:hAnsi="inherit" w:cs="Courier New"/>
                <w:color w:val="333333"/>
                <w:sz w:val="18"/>
                <w:szCs w:val="18"/>
                <w:bdr w:val="none" w:sz="0" w:space="0" w:color="auto" w:frame="1"/>
              </w:rPr>
              <w:t>(</w:t>
            </w:r>
            <w:r>
              <w:rPr>
                <w:rStyle w:val="crayon-s"/>
                <w:rFonts w:ascii="inherit" w:hAnsi="inherit" w:cs="Courier New"/>
                <w:color w:val="008000"/>
                <w:sz w:val="18"/>
                <w:szCs w:val="18"/>
                <w:bdr w:val="none" w:sz="0" w:space="0" w:color="auto" w:frame="1"/>
              </w:rPr>
              <w:t>"Place same finger again"</w:t>
            </w:r>
            <w:r>
              <w:rPr>
                <w:rStyle w:val="crayon-sy"/>
                <w:rFonts w:ascii="inherit" w:hAnsi="inherit" w:cs="Courier New"/>
                <w:color w:val="333333"/>
                <w:sz w:val="18"/>
                <w:szCs w:val="18"/>
                <w:bdr w:val="none" w:sz="0" w:space="0" w:color="auto" w:frame="1"/>
              </w:rPr>
              <w:t>);</w:t>
            </w:r>
          </w:p>
          <w:p w14:paraId="16380EC3"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lcd</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clear</w:t>
            </w:r>
            <w:r>
              <w:rPr>
                <w:rStyle w:val="crayon-sy"/>
                <w:rFonts w:ascii="inherit" w:hAnsi="inherit" w:cs="Courier New"/>
                <w:color w:val="333333"/>
                <w:sz w:val="18"/>
                <w:szCs w:val="18"/>
                <w:bdr w:val="none" w:sz="0" w:space="0" w:color="auto" w:frame="1"/>
              </w:rPr>
              <w:t>();</w:t>
            </w:r>
          </w:p>
          <w:p w14:paraId="7F9B00D0"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lcd</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print</w:t>
            </w:r>
            <w:r>
              <w:rPr>
                <w:rStyle w:val="crayon-sy"/>
                <w:rFonts w:ascii="inherit" w:hAnsi="inherit" w:cs="Courier New"/>
                <w:color w:val="333333"/>
                <w:sz w:val="18"/>
                <w:szCs w:val="18"/>
                <w:bdr w:val="none" w:sz="0" w:space="0" w:color="auto" w:frame="1"/>
              </w:rPr>
              <w:t>(</w:t>
            </w:r>
            <w:r>
              <w:rPr>
                <w:rStyle w:val="crayon-s"/>
                <w:rFonts w:ascii="inherit" w:hAnsi="inherit" w:cs="Courier New"/>
                <w:color w:val="008000"/>
                <w:sz w:val="18"/>
                <w:szCs w:val="18"/>
                <w:bdr w:val="none" w:sz="0" w:space="0" w:color="auto" w:frame="1"/>
              </w:rPr>
              <w:t>"Place Finger"</w:t>
            </w:r>
            <w:r>
              <w:rPr>
                <w:rStyle w:val="crayon-sy"/>
                <w:rFonts w:ascii="inherit" w:hAnsi="inherit" w:cs="Courier New"/>
                <w:color w:val="333333"/>
                <w:sz w:val="18"/>
                <w:szCs w:val="18"/>
                <w:bdr w:val="none" w:sz="0" w:space="0" w:color="auto" w:frame="1"/>
              </w:rPr>
              <w:t>);</w:t>
            </w:r>
          </w:p>
          <w:p w14:paraId="787B31AE"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lcd</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setCursor</w:t>
            </w:r>
            <w:r>
              <w:rPr>
                <w:rStyle w:val="crayon-sy"/>
                <w:rFonts w:ascii="inherit" w:hAnsi="inherit" w:cs="Courier New"/>
                <w:color w:val="333333"/>
                <w:sz w:val="18"/>
                <w:szCs w:val="18"/>
                <w:bdr w:val="none" w:sz="0" w:space="0" w:color="auto" w:frame="1"/>
              </w:rPr>
              <w:t>(</w:t>
            </w:r>
            <w:r>
              <w:rPr>
                <w:rStyle w:val="crayon-cn"/>
                <w:rFonts w:ascii="inherit" w:hAnsi="inherit" w:cs="Courier New"/>
                <w:color w:val="CE0000"/>
                <w:sz w:val="18"/>
                <w:szCs w:val="18"/>
                <w:bdr w:val="none" w:sz="0" w:space="0" w:color="auto" w:frame="1"/>
              </w:rPr>
              <w:t>0</w:t>
            </w:r>
            <w:r>
              <w:rPr>
                <w:rStyle w:val="crayon-sy"/>
                <w:rFonts w:ascii="inherit" w:hAnsi="inherit" w:cs="Courier New"/>
                <w:color w:val="333333"/>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cn"/>
                <w:rFonts w:ascii="inherit" w:hAnsi="inherit" w:cs="Courier New"/>
                <w:color w:val="CE0000"/>
                <w:sz w:val="18"/>
                <w:szCs w:val="18"/>
                <w:bdr w:val="none" w:sz="0" w:space="0" w:color="auto" w:frame="1"/>
              </w:rPr>
              <w:t>1</w:t>
            </w:r>
            <w:r>
              <w:rPr>
                <w:rStyle w:val="crayon-sy"/>
                <w:rFonts w:ascii="inherit" w:hAnsi="inherit" w:cs="Courier New"/>
                <w:color w:val="333333"/>
                <w:sz w:val="18"/>
                <w:szCs w:val="18"/>
                <w:bdr w:val="none" w:sz="0" w:space="0" w:color="auto" w:frame="1"/>
              </w:rPr>
              <w:t>);</w:t>
            </w:r>
          </w:p>
          <w:p w14:paraId="292DE5CF"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lcd</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print</w:t>
            </w:r>
            <w:r>
              <w:rPr>
                <w:rStyle w:val="crayon-sy"/>
                <w:rFonts w:ascii="inherit" w:hAnsi="inherit" w:cs="Courier New"/>
                <w:color w:val="333333"/>
                <w:sz w:val="18"/>
                <w:szCs w:val="18"/>
                <w:bdr w:val="none" w:sz="0" w:space="0" w:color="auto" w:frame="1"/>
              </w:rPr>
              <w:t>(</w:t>
            </w:r>
            <w:r>
              <w:rPr>
                <w:rStyle w:val="crayon-s"/>
                <w:rFonts w:ascii="inherit" w:hAnsi="inherit" w:cs="Courier New"/>
                <w:color w:val="008000"/>
                <w:sz w:val="18"/>
                <w:szCs w:val="18"/>
                <w:bdr w:val="none" w:sz="0" w:space="0" w:color="auto" w:frame="1"/>
              </w:rPr>
              <w:t>"   Again"</w:t>
            </w:r>
            <w:r>
              <w:rPr>
                <w:rStyle w:val="crayon-sy"/>
                <w:rFonts w:ascii="inherit" w:hAnsi="inherit" w:cs="Courier New"/>
                <w:color w:val="333333"/>
                <w:sz w:val="18"/>
                <w:szCs w:val="18"/>
                <w:bdr w:val="none" w:sz="0" w:space="0" w:color="auto" w:frame="1"/>
              </w:rPr>
              <w:t>);</w:t>
            </w:r>
          </w:p>
          <w:p w14:paraId="60D60AF1"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Fonts w:ascii="inherit" w:hAnsi="inherit" w:cs="Courier New"/>
                <w:color w:val="000000"/>
                <w:sz w:val="18"/>
                <w:szCs w:val="18"/>
              </w:rPr>
              <w:t> </w:t>
            </w:r>
          </w:p>
          <w:p w14:paraId="0E6EAA1A"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t"/>
                <w:rFonts w:ascii="inherit" w:hAnsi="inherit" w:cs="Courier New"/>
                <w:color w:val="800080"/>
                <w:sz w:val="18"/>
                <w:szCs w:val="18"/>
                <w:bdr w:val="none" w:sz="0" w:space="0" w:color="auto" w:frame="1"/>
              </w:rPr>
              <w:t>while</w:t>
            </w:r>
            <w:r>
              <w:rPr>
                <w:rStyle w:val="crayon-h"/>
                <w:rFonts w:ascii="inherit" w:hAnsi="inherit" w:cs="Courier New"/>
                <w:color w:val="006FE0"/>
                <w:sz w:val="18"/>
                <w:szCs w:val="18"/>
                <w:bdr w:val="none" w:sz="0" w:space="0" w:color="auto" w:frame="1"/>
              </w:rPr>
              <w:t xml:space="preserve"> </w:t>
            </w:r>
            <w:r>
              <w:rPr>
                <w:rStyle w:val="crayon-sy"/>
                <w:rFonts w:ascii="inherit" w:hAnsi="inherit" w:cs="Courier New"/>
                <w:color w:val="333333"/>
                <w:sz w:val="18"/>
                <w:szCs w:val="18"/>
                <w:bdr w:val="none" w:sz="0" w:space="0" w:color="auto" w:frame="1"/>
              </w:rPr>
              <w:t>(</w:t>
            </w:r>
            <w:r>
              <w:rPr>
                <w:rStyle w:val="crayon-v"/>
                <w:rFonts w:ascii="inherit" w:hAnsi="inherit" w:cs="Courier New"/>
                <w:color w:val="002D7A"/>
                <w:sz w:val="18"/>
                <w:szCs w:val="18"/>
                <w:bdr w:val="none" w:sz="0" w:space="0" w:color="auto" w:frame="1"/>
              </w:rPr>
              <w:t>p</w:t>
            </w:r>
            <w:r>
              <w:rPr>
                <w:rStyle w:val="crayon-h"/>
                <w:rFonts w:ascii="inherit" w:hAnsi="inherit" w:cs="Courier New"/>
                <w:color w:val="006FE0"/>
                <w:sz w:val="18"/>
                <w:szCs w:val="18"/>
                <w:bdr w:val="none" w:sz="0" w:space="0" w:color="auto" w:frame="1"/>
              </w:rPr>
              <w:t xml:space="preserve"> </w:t>
            </w:r>
            <w:r>
              <w:rPr>
                <w:rStyle w:val="crayon-o"/>
                <w:rFonts w:ascii="inherit" w:hAnsi="inherit" w:cs="Courier New"/>
                <w:color w:val="006FE0"/>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v"/>
                <w:rFonts w:ascii="inherit" w:hAnsi="inherit" w:cs="Courier New"/>
                <w:color w:val="002D7A"/>
                <w:sz w:val="18"/>
                <w:szCs w:val="18"/>
                <w:bdr w:val="none" w:sz="0" w:space="0" w:color="auto" w:frame="1"/>
              </w:rPr>
              <w:t>FINGERPRINT_OK</w:t>
            </w:r>
            <w:r>
              <w:rPr>
                <w:rStyle w:val="crayon-sy"/>
                <w:rFonts w:ascii="inherit" w:hAnsi="inherit" w:cs="Courier New"/>
                <w:color w:val="333333"/>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sy"/>
                <w:rFonts w:ascii="inherit" w:hAnsi="inherit" w:cs="Courier New"/>
                <w:color w:val="333333"/>
                <w:sz w:val="18"/>
                <w:szCs w:val="18"/>
                <w:bdr w:val="none" w:sz="0" w:space="0" w:color="auto" w:frame="1"/>
              </w:rPr>
              <w:t>{</w:t>
            </w:r>
          </w:p>
          <w:p w14:paraId="46806629"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p</w:t>
            </w:r>
            <w:r>
              <w:rPr>
                <w:rStyle w:val="crayon-h"/>
                <w:rFonts w:ascii="inherit" w:hAnsi="inherit" w:cs="Courier New"/>
                <w:color w:val="006FE0"/>
                <w:sz w:val="18"/>
                <w:szCs w:val="18"/>
                <w:bdr w:val="none" w:sz="0" w:space="0" w:color="auto" w:frame="1"/>
              </w:rPr>
              <w:t xml:space="preserve"> </w:t>
            </w:r>
            <w:r>
              <w:rPr>
                <w:rStyle w:val="crayon-o"/>
                <w:rFonts w:ascii="inherit" w:hAnsi="inherit" w:cs="Courier New"/>
                <w:color w:val="006FE0"/>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v"/>
                <w:rFonts w:ascii="inherit" w:hAnsi="inherit" w:cs="Courier New"/>
                <w:color w:val="002D7A"/>
                <w:sz w:val="18"/>
                <w:szCs w:val="18"/>
                <w:bdr w:val="none" w:sz="0" w:space="0" w:color="auto" w:frame="1"/>
              </w:rPr>
              <w:t>finger</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getImage</w:t>
            </w:r>
            <w:r>
              <w:rPr>
                <w:rStyle w:val="crayon-sy"/>
                <w:rFonts w:ascii="inherit" w:hAnsi="inherit" w:cs="Courier New"/>
                <w:color w:val="333333"/>
                <w:sz w:val="18"/>
                <w:szCs w:val="18"/>
                <w:bdr w:val="none" w:sz="0" w:space="0" w:color="auto" w:frame="1"/>
              </w:rPr>
              <w:t>();</w:t>
            </w:r>
          </w:p>
          <w:p w14:paraId="46DC0E02"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t"/>
                <w:rFonts w:ascii="inherit" w:hAnsi="inherit" w:cs="Courier New"/>
                <w:color w:val="800080"/>
                <w:sz w:val="18"/>
                <w:szCs w:val="18"/>
                <w:bdr w:val="none" w:sz="0" w:space="0" w:color="auto" w:frame="1"/>
              </w:rPr>
              <w:t>switch</w:t>
            </w:r>
            <w:r>
              <w:rPr>
                <w:rStyle w:val="crayon-h"/>
                <w:rFonts w:ascii="inherit" w:hAnsi="inherit" w:cs="Courier New"/>
                <w:color w:val="006FE0"/>
                <w:sz w:val="18"/>
                <w:szCs w:val="18"/>
                <w:bdr w:val="none" w:sz="0" w:space="0" w:color="auto" w:frame="1"/>
              </w:rPr>
              <w:t xml:space="preserve"> </w:t>
            </w:r>
            <w:r>
              <w:rPr>
                <w:rStyle w:val="crayon-sy"/>
                <w:rFonts w:ascii="inherit" w:hAnsi="inherit" w:cs="Courier New"/>
                <w:color w:val="333333"/>
                <w:sz w:val="18"/>
                <w:szCs w:val="18"/>
                <w:bdr w:val="none" w:sz="0" w:space="0" w:color="auto" w:frame="1"/>
              </w:rPr>
              <w:t>(</w:t>
            </w:r>
            <w:r>
              <w:rPr>
                <w:rStyle w:val="crayon-v"/>
                <w:rFonts w:ascii="inherit" w:hAnsi="inherit" w:cs="Courier New"/>
                <w:color w:val="002D7A"/>
                <w:sz w:val="18"/>
                <w:szCs w:val="18"/>
                <w:bdr w:val="none" w:sz="0" w:space="0" w:color="auto" w:frame="1"/>
              </w:rPr>
              <w:t>p</w:t>
            </w:r>
            <w:r>
              <w:rPr>
                <w:rStyle w:val="crayon-sy"/>
                <w:rFonts w:ascii="inherit" w:hAnsi="inherit" w:cs="Courier New"/>
                <w:color w:val="333333"/>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sy"/>
                <w:rFonts w:ascii="inherit" w:hAnsi="inherit" w:cs="Courier New"/>
                <w:color w:val="333333"/>
                <w:sz w:val="18"/>
                <w:szCs w:val="18"/>
                <w:bdr w:val="none" w:sz="0" w:space="0" w:color="auto" w:frame="1"/>
              </w:rPr>
              <w:t>{</w:t>
            </w:r>
          </w:p>
          <w:p w14:paraId="031237C6"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t"/>
                <w:rFonts w:ascii="inherit" w:hAnsi="inherit" w:cs="Courier New"/>
                <w:color w:val="800080"/>
                <w:sz w:val="18"/>
                <w:szCs w:val="18"/>
                <w:bdr w:val="none" w:sz="0" w:space="0" w:color="auto" w:frame="1"/>
              </w:rPr>
              <w:t>case</w:t>
            </w:r>
            <w:r>
              <w:rPr>
                <w:rStyle w:val="crayon-h"/>
                <w:rFonts w:ascii="inherit" w:hAnsi="inherit" w:cs="Courier New"/>
                <w:color w:val="006FE0"/>
                <w:sz w:val="18"/>
                <w:szCs w:val="18"/>
                <w:bdr w:val="none" w:sz="0" w:space="0" w:color="auto" w:frame="1"/>
              </w:rPr>
              <w:t xml:space="preserve"> </w:t>
            </w:r>
            <w:r>
              <w:rPr>
                <w:rStyle w:val="crayon-v"/>
                <w:rFonts w:ascii="inherit" w:hAnsi="inherit" w:cs="Courier New"/>
                <w:color w:val="002D7A"/>
                <w:sz w:val="18"/>
                <w:szCs w:val="18"/>
                <w:bdr w:val="none" w:sz="0" w:space="0" w:color="auto" w:frame="1"/>
              </w:rPr>
              <w:t>FINGERPRINT_OK</w:t>
            </w:r>
            <w:r>
              <w:rPr>
                <w:rStyle w:val="crayon-o"/>
                <w:rFonts w:ascii="inherit" w:hAnsi="inherit" w:cs="Courier New"/>
                <w:color w:val="006FE0"/>
                <w:sz w:val="18"/>
                <w:szCs w:val="18"/>
                <w:bdr w:val="none" w:sz="0" w:space="0" w:color="auto" w:frame="1"/>
              </w:rPr>
              <w:t>:</w:t>
            </w:r>
          </w:p>
          <w:p w14:paraId="6CF2609F"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Serial</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println</w:t>
            </w:r>
            <w:r>
              <w:rPr>
                <w:rStyle w:val="crayon-sy"/>
                <w:rFonts w:ascii="inherit" w:hAnsi="inherit" w:cs="Courier New"/>
                <w:color w:val="333333"/>
                <w:sz w:val="18"/>
                <w:szCs w:val="18"/>
                <w:bdr w:val="none" w:sz="0" w:space="0" w:color="auto" w:frame="1"/>
              </w:rPr>
              <w:t>(</w:t>
            </w:r>
            <w:r>
              <w:rPr>
                <w:rStyle w:val="crayon-s"/>
                <w:rFonts w:ascii="inherit" w:hAnsi="inherit" w:cs="Courier New"/>
                <w:color w:val="008000"/>
                <w:sz w:val="18"/>
                <w:szCs w:val="18"/>
                <w:bdr w:val="none" w:sz="0" w:space="0" w:color="auto" w:frame="1"/>
              </w:rPr>
              <w:t>"Image taken"</w:t>
            </w:r>
            <w:r>
              <w:rPr>
                <w:rStyle w:val="crayon-sy"/>
                <w:rFonts w:ascii="inherit" w:hAnsi="inherit" w:cs="Courier New"/>
                <w:color w:val="333333"/>
                <w:sz w:val="18"/>
                <w:szCs w:val="18"/>
                <w:bdr w:val="none" w:sz="0" w:space="0" w:color="auto" w:frame="1"/>
              </w:rPr>
              <w:t>);</w:t>
            </w:r>
          </w:p>
          <w:p w14:paraId="2971AEB9"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t"/>
                <w:rFonts w:ascii="inherit" w:hAnsi="inherit" w:cs="Courier New"/>
                <w:color w:val="800080"/>
                <w:sz w:val="18"/>
                <w:szCs w:val="18"/>
                <w:bdr w:val="none" w:sz="0" w:space="0" w:color="auto" w:frame="1"/>
              </w:rPr>
              <w:t>break</w:t>
            </w:r>
            <w:r>
              <w:rPr>
                <w:rStyle w:val="crayon-sy"/>
                <w:rFonts w:ascii="inherit" w:hAnsi="inherit" w:cs="Courier New"/>
                <w:color w:val="333333"/>
                <w:sz w:val="18"/>
                <w:szCs w:val="18"/>
                <w:bdr w:val="none" w:sz="0" w:space="0" w:color="auto" w:frame="1"/>
              </w:rPr>
              <w:t>;</w:t>
            </w:r>
          </w:p>
          <w:p w14:paraId="0948BC76"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t"/>
                <w:rFonts w:ascii="inherit" w:hAnsi="inherit" w:cs="Courier New"/>
                <w:color w:val="800080"/>
                <w:sz w:val="18"/>
                <w:szCs w:val="18"/>
                <w:bdr w:val="none" w:sz="0" w:space="0" w:color="auto" w:frame="1"/>
              </w:rPr>
              <w:t>case</w:t>
            </w:r>
            <w:r>
              <w:rPr>
                <w:rStyle w:val="crayon-h"/>
                <w:rFonts w:ascii="inherit" w:hAnsi="inherit" w:cs="Courier New"/>
                <w:color w:val="006FE0"/>
                <w:sz w:val="18"/>
                <w:szCs w:val="18"/>
                <w:bdr w:val="none" w:sz="0" w:space="0" w:color="auto" w:frame="1"/>
              </w:rPr>
              <w:t xml:space="preserve"> </w:t>
            </w:r>
            <w:r>
              <w:rPr>
                <w:rStyle w:val="crayon-v"/>
                <w:rFonts w:ascii="inherit" w:hAnsi="inherit" w:cs="Courier New"/>
                <w:color w:val="002D7A"/>
                <w:sz w:val="18"/>
                <w:szCs w:val="18"/>
                <w:bdr w:val="none" w:sz="0" w:space="0" w:color="auto" w:frame="1"/>
              </w:rPr>
              <w:t>FINGERPRINT_NOFINGER</w:t>
            </w:r>
            <w:r>
              <w:rPr>
                <w:rStyle w:val="crayon-o"/>
                <w:rFonts w:ascii="inherit" w:hAnsi="inherit" w:cs="Courier New"/>
                <w:color w:val="006FE0"/>
                <w:sz w:val="18"/>
                <w:szCs w:val="18"/>
                <w:bdr w:val="none" w:sz="0" w:space="0" w:color="auto" w:frame="1"/>
              </w:rPr>
              <w:t>:</w:t>
            </w:r>
          </w:p>
          <w:p w14:paraId="4672B8C2"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Serial</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print</w:t>
            </w:r>
            <w:r>
              <w:rPr>
                <w:rStyle w:val="crayon-sy"/>
                <w:rFonts w:ascii="inherit" w:hAnsi="inherit" w:cs="Courier New"/>
                <w:color w:val="333333"/>
                <w:sz w:val="18"/>
                <w:szCs w:val="18"/>
                <w:bdr w:val="none" w:sz="0" w:space="0" w:color="auto" w:frame="1"/>
              </w:rPr>
              <w:t>(</w:t>
            </w:r>
            <w:r>
              <w:rPr>
                <w:rStyle w:val="crayon-s"/>
                <w:rFonts w:ascii="inherit" w:hAnsi="inherit" w:cs="Courier New"/>
                <w:color w:val="008000"/>
                <w:sz w:val="18"/>
                <w:szCs w:val="18"/>
                <w:bdr w:val="none" w:sz="0" w:space="0" w:color="auto" w:frame="1"/>
              </w:rPr>
              <w:t>"."</w:t>
            </w:r>
            <w:r>
              <w:rPr>
                <w:rStyle w:val="crayon-sy"/>
                <w:rFonts w:ascii="inherit" w:hAnsi="inherit" w:cs="Courier New"/>
                <w:color w:val="333333"/>
                <w:sz w:val="18"/>
                <w:szCs w:val="18"/>
                <w:bdr w:val="none" w:sz="0" w:space="0" w:color="auto" w:frame="1"/>
              </w:rPr>
              <w:t>);</w:t>
            </w:r>
          </w:p>
          <w:p w14:paraId="3A26C5AA"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t"/>
                <w:rFonts w:ascii="inherit" w:hAnsi="inherit" w:cs="Courier New"/>
                <w:color w:val="800080"/>
                <w:sz w:val="18"/>
                <w:szCs w:val="18"/>
                <w:bdr w:val="none" w:sz="0" w:space="0" w:color="auto" w:frame="1"/>
              </w:rPr>
              <w:t>break</w:t>
            </w:r>
            <w:r>
              <w:rPr>
                <w:rStyle w:val="crayon-sy"/>
                <w:rFonts w:ascii="inherit" w:hAnsi="inherit" w:cs="Courier New"/>
                <w:color w:val="333333"/>
                <w:sz w:val="18"/>
                <w:szCs w:val="18"/>
                <w:bdr w:val="none" w:sz="0" w:space="0" w:color="auto" w:frame="1"/>
              </w:rPr>
              <w:t>;</w:t>
            </w:r>
          </w:p>
          <w:p w14:paraId="7C79E6C4"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lastRenderedPageBreak/>
              <w:t>      </w:t>
            </w:r>
            <w:r>
              <w:rPr>
                <w:rStyle w:val="crayon-st"/>
                <w:rFonts w:ascii="inherit" w:hAnsi="inherit" w:cs="Courier New"/>
                <w:color w:val="800080"/>
                <w:sz w:val="18"/>
                <w:szCs w:val="18"/>
                <w:bdr w:val="none" w:sz="0" w:space="0" w:color="auto" w:frame="1"/>
              </w:rPr>
              <w:t>case</w:t>
            </w:r>
            <w:r>
              <w:rPr>
                <w:rStyle w:val="crayon-h"/>
                <w:rFonts w:ascii="inherit" w:hAnsi="inherit" w:cs="Courier New"/>
                <w:color w:val="006FE0"/>
                <w:sz w:val="18"/>
                <w:szCs w:val="18"/>
                <w:bdr w:val="none" w:sz="0" w:space="0" w:color="auto" w:frame="1"/>
              </w:rPr>
              <w:t xml:space="preserve"> </w:t>
            </w:r>
            <w:r>
              <w:rPr>
                <w:rStyle w:val="crayon-v"/>
                <w:rFonts w:ascii="inherit" w:hAnsi="inherit" w:cs="Courier New"/>
                <w:color w:val="002D7A"/>
                <w:sz w:val="18"/>
                <w:szCs w:val="18"/>
                <w:bdr w:val="none" w:sz="0" w:space="0" w:color="auto" w:frame="1"/>
              </w:rPr>
              <w:t>FINGERPRINT_PACKETRECIEVEERR</w:t>
            </w:r>
            <w:r>
              <w:rPr>
                <w:rStyle w:val="crayon-o"/>
                <w:rFonts w:ascii="inherit" w:hAnsi="inherit" w:cs="Courier New"/>
                <w:color w:val="006FE0"/>
                <w:sz w:val="18"/>
                <w:szCs w:val="18"/>
                <w:bdr w:val="none" w:sz="0" w:space="0" w:color="auto" w:frame="1"/>
              </w:rPr>
              <w:t>:</w:t>
            </w:r>
          </w:p>
          <w:p w14:paraId="6B96EF80"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Serial</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println</w:t>
            </w:r>
            <w:r>
              <w:rPr>
                <w:rStyle w:val="crayon-sy"/>
                <w:rFonts w:ascii="inherit" w:hAnsi="inherit" w:cs="Courier New"/>
                <w:color w:val="333333"/>
                <w:sz w:val="18"/>
                <w:szCs w:val="18"/>
                <w:bdr w:val="none" w:sz="0" w:space="0" w:color="auto" w:frame="1"/>
              </w:rPr>
              <w:t>(</w:t>
            </w:r>
            <w:r>
              <w:rPr>
                <w:rStyle w:val="crayon-s"/>
                <w:rFonts w:ascii="inherit" w:hAnsi="inherit" w:cs="Courier New"/>
                <w:color w:val="008000"/>
                <w:sz w:val="18"/>
                <w:szCs w:val="18"/>
                <w:bdr w:val="none" w:sz="0" w:space="0" w:color="auto" w:frame="1"/>
              </w:rPr>
              <w:t>"Communication error"</w:t>
            </w:r>
            <w:r>
              <w:rPr>
                <w:rStyle w:val="crayon-sy"/>
                <w:rFonts w:ascii="inherit" w:hAnsi="inherit" w:cs="Courier New"/>
                <w:color w:val="333333"/>
                <w:sz w:val="18"/>
                <w:szCs w:val="18"/>
                <w:bdr w:val="none" w:sz="0" w:space="0" w:color="auto" w:frame="1"/>
              </w:rPr>
              <w:t>);</w:t>
            </w:r>
          </w:p>
          <w:p w14:paraId="186EFCE9"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t"/>
                <w:rFonts w:ascii="inherit" w:hAnsi="inherit" w:cs="Courier New"/>
                <w:color w:val="800080"/>
                <w:sz w:val="18"/>
                <w:szCs w:val="18"/>
                <w:bdr w:val="none" w:sz="0" w:space="0" w:color="auto" w:frame="1"/>
              </w:rPr>
              <w:t>break</w:t>
            </w:r>
            <w:r>
              <w:rPr>
                <w:rStyle w:val="crayon-sy"/>
                <w:rFonts w:ascii="inherit" w:hAnsi="inherit" w:cs="Courier New"/>
                <w:color w:val="333333"/>
                <w:sz w:val="18"/>
                <w:szCs w:val="18"/>
                <w:bdr w:val="none" w:sz="0" w:space="0" w:color="auto" w:frame="1"/>
              </w:rPr>
              <w:t>;</w:t>
            </w:r>
          </w:p>
          <w:p w14:paraId="74E93069"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t"/>
                <w:rFonts w:ascii="inherit" w:hAnsi="inherit" w:cs="Courier New"/>
                <w:color w:val="800080"/>
                <w:sz w:val="18"/>
                <w:szCs w:val="18"/>
                <w:bdr w:val="none" w:sz="0" w:space="0" w:color="auto" w:frame="1"/>
              </w:rPr>
              <w:t>case</w:t>
            </w:r>
            <w:r>
              <w:rPr>
                <w:rStyle w:val="crayon-h"/>
                <w:rFonts w:ascii="inherit" w:hAnsi="inherit" w:cs="Courier New"/>
                <w:color w:val="006FE0"/>
                <w:sz w:val="18"/>
                <w:szCs w:val="18"/>
                <w:bdr w:val="none" w:sz="0" w:space="0" w:color="auto" w:frame="1"/>
              </w:rPr>
              <w:t xml:space="preserve"> </w:t>
            </w:r>
            <w:r>
              <w:rPr>
                <w:rStyle w:val="crayon-v"/>
                <w:rFonts w:ascii="inherit" w:hAnsi="inherit" w:cs="Courier New"/>
                <w:color w:val="002D7A"/>
                <w:sz w:val="18"/>
                <w:szCs w:val="18"/>
                <w:bdr w:val="none" w:sz="0" w:space="0" w:color="auto" w:frame="1"/>
              </w:rPr>
              <w:t>FINGERPRINT_IMAGEFAIL</w:t>
            </w:r>
            <w:r>
              <w:rPr>
                <w:rStyle w:val="crayon-o"/>
                <w:rFonts w:ascii="inherit" w:hAnsi="inherit" w:cs="Courier New"/>
                <w:color w:val="006FE0"/>
                <w:sz w:val="18"/>
                <w:szCs w:val="18"/>
                <w:bdr w:val="none" w:sz="0" w:space="0" w:color="auto" w:frame="1"/>
              </w:rPr>
              <w:t>:</w:t>
            </w:r>
          </w:p>
          <w:p w14:paraId="30F32E12"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Serial</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println</w:t>
            </w:r>
            <w:r>
              <w:rPr>
                <w:rStyle w:val="crayon-sy"/>
                <w:rFonts w:ascii="inherit" w:hAnsi="inherit" w:cs="Courier New"/>
                <w:color w:val="333333"/>
                <w:sz w:val="18"/>
                <w:szCs w:val="18"/>
                <w:bdr w:val="none" w:sz="0" w:space="0" w:color="auto" w:frame="1"/>
              </w:rPr>
              <w:t>(</w:t>
            </w:r>
            <w:r>
              <w:rPr>
                <w:rStyle w:val="crayon-s"/>
                <w:rFonts w:ascii="inherit" w:hAnsi="inherit" w:cs="Courier New"/>
                <w:color w:val="008000"/>
                <w:sz w:val="18"/>
                <w:szCs w:val="18"/>
                <w:bdr w:val="none" w:sz="0" w:space="0" w:color="auto" w:frame="1"/>
              </w:rPr>
              <w:t>"Imaging error"</w:t>
            </w:r>
            <w:r>
              <w:rPr>
                <w:rStyle w:val="crayon-sy"/>
                <w:rFonts w:ascii="inherit" w:hAnsi="inherit" w:cs="Courier New"/>
                <w:color w:val="333333"/>
                <w:sz w:val="18"/>
                <w:szCs w:val="18"/>
                <w:bdr w:val="none" w:sz="0" w:space="0" w:color="auto" w:frame="1"/>
              </w:rPr>
              <w:t>);</w:t>
            </w:r>
          </w:p>
          <w:p w14:paraId="7C3B412D"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t"/>
                <w:rFonts w:ascii="inherit" w:hAnsi="inherit" w:cs="Courier New"/>
                <w:color w:val="800080"/>
                <w:sz w:val="18"/>
                <w:szCs w:val="18"/>
                <w:bdr w:val="none" w:sz="0" w:space="0" w:color="auto" w:frame="1"/>
              </w:rPr>
              <w:t>break</w:t>
            </w:r>
            <w:r>
              <w:rPr>
                <w:rStyle w:val="crayon-sy"/>
                <w:rFonts w:ascii="inherit" w:hAnsi="inherit" w:cs="Courier New"/>
                <w:color w:val="333333"/>
                <w:sz w:val="18"/>
                <w:szCs w:val="18"/>
                <w:bdr w:val="none" w:sz="0" w:space="0" w:color="auto" w:frame="1"/>
              </w:rPr>
              <w:t>;</w:t>
            </w:r>
          </w:p>
          <w:p w14:paraId="084056FC"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t"/>
                <w:rFonts w:ascii="inherit" w:hAnsi="inherit" w:cs="Courier New"/>
                <w:color w:val="800080"/>
                <w:sz w:val="18"/>
                <w:szCs w:val="18"/>
                <w:bdr w:val="none" w:sz="0" w:space="0" w:color="auto" w:frame="1"/>
              </w:rPr>
              <w:t>default</w:t>
            </w:r>
            <w:r>
              <w:rPr>
                <w:rStyle w:val="crayon-o"/>
                <w:rFonts w:ascii="inherit" w:hAnsi="inherit" w:cs="Courier New"/>
                <w:color w:val="006FE0"/>
                <w:sz w:val="18"/>
                <w:szCs w:val="18"/>
                <w:bdr w:val="none" w:sz="0" w:space="0" w:color="auto" w:frame="1"/>
              </w:rPr>
              <w:t>:</w:t>
            </w:r>
          </w:p>
          <w:p w14:paraId="2755A9EF"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Serial</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println</w:t>
            </w:r>
            <w:r>
              <w:rPr>
                <w:rStyle w:val="crayon-sy"/>
                <w:rFonts w:ascii="inherit" w:hAnsi="inherit" w:cs="Courier New"/>
                <w:color w:val="333333"/>
                <w:sz w:val="18"/>
                <w:szCs w:val="18"/>
                <w:bdr w:val="none" w:sz="0" w:space="0" w:color="auto" w:frame="1"/>
              </w:rPr>
              <w:t>(</w:t>
            </w:r>
            <w:r>
              <w:rPr>
                <w:rStyle w:val="crayon-s"/>
                <w:rFonts w:ascii="inherit" w:hAnsi="inherit" w:cs="Courier New"/>
                <w:color w:val="008000"/>
                <w:sz w:val="18"/>
                <w:szCs w:val="18"/>
                <w:bdr w:val="none" w:sz="0" w:space="0" w:color="auto" w:frame="1"/>
              </w:rPr>
              <w:t>"Unknown error"</w:t>
            </w:r>
            <w:r>
              <w:rPr>
                <w:rStyle w:val="crayon-sy"/>
                <w:rFonts w:ascii="inherit" w:hAnsi="inherit" w:cs="Courier New"/>
                <w:color w:val="333333"/>
                <w:sz w:val="18"/>
                <w:szCs w:val="18"/>
                <w:bdr w:val="none" w:sz="0" w:space="0" w:color="auto" w:frame="1"/>
              </w:rPr>
              <w:t>);</w:t>
            </w:r>
          </w:p>
          <w:p w14:paraId="1C650BFF"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t"/>
                <w:rFonts w:ascii="inherit" w:hAnsi="inherit" w:cs="Courier New"/>
                <w:color w:val="800080"/>
                <w:sz w:val="18"/>
                <w:szCs w:val="18"/>
                <w:bdr w:val="none" w:sz="0" w:space="0" w:color="auto" w:frame="1"/>
              </w:rPr>
              <w:t>return</w:t>
            </w:r>
            <w:r>
              <w:rPr>
                <w:rStyle w:val="crayon-sy"/>
                <w:rFonts w:ascii="inherit" w:hAnsi="inherit" w:cs="Courier New"/>
                <w:color w:val="333333"/>
                <w:sz w:val="18"/>
                <w:szCs w:val="18"/>
                <w:bdr w:val="none" w:sz="0" w:space="0" w:color="auto" w:frame="1"/>
              </w:rPr>
              <w:t>;</w:t>
            </w:r>
          </w:p>
          <w:p w14:paraId="6B89E4C4"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y"/>
                <w:rFonts w:ascii="inherit" w:hAnsi="inherit" w:cs="Courier New"/>
                <w:color w:val="333333"/>
                <w:sz w:val="18"/>
                <w:szCs w:val="18"/>
                <w:bdr w:val="none" w:sz="0" w:space="0" w:color="auto" w:frame="1"/>
              </w:rPr>
              <w:t>}</w:t>
            </w:r>
          </w:p>
          <w:p w14:paraId="241A16B6"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y"/>
                <w:rFonts w:ascii="inherit" w:hAnsi="inherit" w:cs="Courier New"/>
                <w:color w:val="333333"/>
                <w:sz w:val="18"/>
                <w:szCs w:val="18"/>
                <w:bdr w:val="none" w:sz="0" w:space="0" w:color="auto" w:frame="1"/>
              </w:rPr>
              <w:t>}</w:t>
            </w:r>
          </w:p>
          <w:p w14:paraId="17E5FFFD" w14:textId="77777777" w:rsidR="00560C78" w:rsidRDefault="00560C78">
            <w:pPr>
              <w:spacing w:line="225" w:lineRule="atLeast"/>
              <w:textAlignment w:val="baseline"/>
              <w:rPr>
                <w:rFonts w:ascii="inherit" w:hAnsi="inherit" w:cs="Courier New"/>
                <w:color w:val="000000"/>
                <w:sz w:val="18"/>
                <w:szCs w:val="18"/>
              </w:rPr>
            </w:pPr>
            <w:r>
              <w:rPr>
                <w:rFonts w:ascii="inherit" w:hAnsi="inherit" w:cs="Courier New"/>
                <w:color w:val="000000"/>
                <w:sz w:val="18"/>
                <w:szCs w:val="18"/>
              </w:rPr>
              <w:t> </w:t>
            </w:r>
          </w:p>
          <w:p w14:paraId="6D9A4567"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p</w:t>
            </w:r>
            <w:r>
              <w:rPr>
                <w:rStyle w:val="crayon-h"/>
                <w:rFonts w:ascii="inherit" w:hAnsi="inherit" w:cs="Courier New"/>
                <w:color w:val="006FE0"/>
                <w:sz w:val="18"/>
                <w:szCs w:val="18"/>
                <w:bdr w:val="none" w:sz="0" w:space="0" w:color="auto" w:frame="1"/>
              </w:rPr>
              <w:t xml:space="preserve"> </w:t>
            </w:r>
            <w:r>
              <w:rPr>
                <w:rStyle w:val="crayon-o"/>
                <w:rFonts w:ascii="inherit" w:hAnsi="inherit" w:cs="Courier New"/>
                <w:color w:val="006FE0"/>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v"/>
                <w:rFonts w:ascii="inherit" w:hAnsi="inherit" w:cs="Courier New"/>
                <w:color w:val="002D7A"/>
                <w:sz w:val="18"/>
                <w:szCs w:val="18"/>
                <w:bdr w:val="none" w:sz="0" w:space="0" w:color="auto" w:frame="1"/>
              </w:rPr>
              <w:t>finger</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image2Tz</w:t>
            </w:r>
            <w:r>
              <w:rPr>
                <w:rStyle w:val="crayon-sy"/>
                <w:rFonts w:ascii="inherit" w:hAnsi="inherit" w:cs="Courier New"/>
                <w:color w:val="333333"/>
                <w:sz w:val="18"/>
                <w:szCs w:val="18"/>
                <w:bdr w:val="none" w:sz="0" w:space="0" w:color="auto" w:frame="1"/>
              </w:rPr>
              <w:t>(</w:t>
            </w:r>
            <w:r>
              <w:rPr>
                <w:rStyle w:val="crayon-cn"/>
                <w:rFonts w:ascii="inherit" w:hAnsi="inherit" w:cs="Courier New"/>
                <w:color w:val="CE0000"/>
                <w:sz w:val="18"/>
                <w:szCs w:val="18"/>
                <w:bdr w:val="none" w:sz="0" w:space="0" w:color="auto" w:frame="1"/>
              </w:rPr>
              <w:t>2</w:t>
            </w:r>
            <w:r>
              <w:rPr>
                <w:rStyle w:val="crayon-sy"/>
                <w:rFonts w:ascii="inherit" w:hAnsi="inherit" w:cs="Courier New"/>
                <w:color w:val="333333"/>
                <w:sz w:val="18"/>
                <w:szCs w:val="18"/>
                <w:bdr w:val="none" w:sz="0" w:space="0" w:color="auto" w:frame="1"/>
              </w:rPr>
              <w:t>);</w:t>
            </w:r>
          </w:p>
          <w:p w14:paraId="52657EF9" w14:textId="77777777" w:rsidR="00560C78" w:rsidRDefault="00560C78">
            <w:pPr>
              <w:spacing w:line="225" w:lineRule="atLeast"/>
              <w:textAlignment w:val="baseline"/>
              <w:rPr>
                <w:rFonts w:ascii="inherit" w:hAnsi="inherit" w:cs="Courier New"/>
                <w:color w:val="000000"/>
                <w:sz w:val="18"/>
                <w:szCs w:val="18"/>
              </w:rPr>
            </w:pPr>
            <w:r>
              <w:rPr>
                <w:rFonts w:ascii="inherit" w:hAnsi="inherit" w:cs="Courier New"/>
                <w:color w:val="000000"/>
                <w:sz w:val="18"/>
                <w:szCs w:val="18"/>
              </w:rPr>
              <w:t> </w:t>
            </w:r>
          </w:p>
          <w:p w14:paraId="1AC4E85B"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t"/>
                <w:rFonts w:ascii="inherit" w:hAnsi="inherit" w:cs="Courier New"/>
                <w:color w:val="800080"/>
                <w:sz w:val="18"/>
                <w:szCs w:val="18"/>
                <w:bdr w:val="none" w:sz="0" w:space="0" w:color="auto" w:frame="1"/>
              </w:rPr>
              <w:t>switch</w:t>
            </w:r>
            <w:r>
              <w:rPr>
                <w:rStyle w:val="crayon-h"/>
                <w:rFonts w:ascii="inherit" w:hAnsi="inherit" w:cs="Courier New"/>
                <w:color w:val="006FE0"/>
                <w:sz w:val="18"/>
                <w:szCs w:val="18"/>
                <w:bdr w:val="none" w:sz="0" w:space="0" w:color="auto" w:frame="1"/>
              </w:rPr>
              <w:t xml:space="preserve"> </w:t>
            </w:r>
            <w:r>
              <w:rPr>
                <w:rStyle w:val="crayon-sy"/>
                <w:rFonts w:ascii="inherit" w:hAnsi="inherit" w:cs="Courier New"/>
                <w:color w:val="333333"/>
                <w:sz w:val="18"/>
                <w:szCs w:val="18"/>
                <w:bdr w:val="none" w:sz="0" w:space="0" w:color="auto" w:frame="1"/>
              </w:rPr>
              <w:t>(</w:t>
            </w:r>
            <w:r>
              <w:rPr>
                <w:rStyle w:val="crayon-v"/>
                <w:rFonts w:ascii="inherit" w:hAnsi="inherit" w:cs="Courier New"/>
                <w:color w:val="002D7A"/>
                <w:sz w:val="18"/>
                <w:szCs w:val="18"/>
                <w:bdr w:val="none" w:sz="0" w:space="0" w:color="auto" w:frame="1"/>
              </w:rPr>
              <w:t>p</w:t>
            </w:r>
            <w:r>
              <w:rPr>
                <w:rStyle w:val="crayon-sy"/>
                <w:rFonts w:ascii="inherit" w:hAnsi="inherit" w:cs="Courier New"/>
                <w:color w:val="333333"/>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sy"/>
                <w:rFonts w:ascii="inherit" w:hAnsi="inherit" w:cs="Courier New"/>
                <w:color w:val="333333"/>
                <w:sz w:val="18"/>
                <w:szCs w:val="18"/>
                <w:bdr w:val="none" w:sz="0" w:space="0" w:color="auto" w:frame="1"/>
              </w:rPr>
              <w:t>{</w:t>
            </w:r>
          </w:p>
          <w:p w14:paraId="0F12B2FE"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t"/>
                <w:rFonts w:ascii="inherit" w:hAnsi="inherit" w:cs="Courier New"/>
                <w:color w:val="800080"/>
                <w:sz w:val="18"/>
                <w:szCs w:val="18"/>
                <w:bdr w:val="none" w:sz="0" w:space="0" w:color="auto" w:frame="1"/>
              </w:rPr>
              <w:t>case</w:t>
            </w:r>
            <w:r>
              <w:rPr>
                <w:rStyle w:val="crayon-h"/>
                <w:rFonts w:ascii="inherit" w:hAnsi="inherit" w:cs="Courier New"/>
                <w:color w:val="006FE0"/>
                <w:sz w:val="18"/>
                <w:szCs w:val="18"/>
                <w:bdr w:val="none" w:sz="0" w:space="0" w:color="auto" w:frame="1"/>
              </w:rPr>
              <w:t xml:space="preserve"> </w:t>
            </w:r>
            <w:r>
              <w:rPr>
                <w:rStyle w:val="crayon-v"/>
                <w:rFonts w:ascii="inherit" w:hAnsi="inherit" w:cs="Courier New"/>
                <w:color w:val="002D7A"/>
                <w:sz w:val="18"/>
                <w:szCs w:val="18"/>
                <w:bdr w:val="none" w:sz="0" w:space="0" w:color="auto" w:frame="1"/>
              </w:rPr>
              <w:t>FINGERPRINT_OK</w:t>
            </w:r>
            <w:r>
              <w:rPr>
                <w:rStyle w:val="crayon-o"/>
                <w:rFonts w:ascii="inherit" w:hAnsi="inherit" w:cs="Courier New"/>
                <w:color w:val="006FE0"/>
                <w:sz w:val="18"/>
                <w:szCs w:val="18"/>
                <w:bdr w:val="none" w:sz="0" w:space="0" w:color="auto" w:frame="1"/>
              </w:rPr>
              <w:t>:</w:t>
            </w:r>
          </w:p>
          <w:p w14:paraId="5B697C22"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Serial</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println</w:t>
            </w:r>
            <w:r>
              <w:rPr>
                <w:rStyle w:val="crayon-sy"/>
                <w:rFonts w:ascii="inherit" w:hAnsi="inherit" w:cs="Courier New"/>
                <w:color w:val="333333"/>
                <w:sz w:val="18"/>
                <w:szCs w:val="18"/>
                <w:bdr w:val="none" w:sz="0" w:space="0" w:color="auto" w:frame="1"/>
              </w:rPr>
              <w:t>(</w:t>
            </w:r>
            <w:r>
              <w:rPr>
                <w:rStyle w:val="crayon-s"/>
                <w:rFonts w:ascii="inherit" w:hAnsi="inherit" w:cs="Courier New"/>
                <w:color w:val="008000"/>
                <w:sz w:val="18"/>
                <w:szCs w:val="18"/>
                <w:bdr w:val="none" w:sz="0" w:space="0" w:color="auto" w:frame="1"/>
              </w:rPr>
              <w:t>"Image converted"</w:t>
            </w:r>
            <w:r>
              <w:rPr>
                <w:rStyle w:val="crayon-sy"/>
                <w:rFonts w:ascii="inherit" w:hAnsi="inherit" w:cs="Courier New"/>
                <w:color w:val="333333"/>
                <w:sz w:val="18"/>
                <w:szCs w:val="18"/>
                <w:bdr w:val="none" w:sz="0" w:space="0" w:color="auto" w:frame="1"/>
              </w:rPr>
              <w:t>);</w:t>
            </w:r>
          </w:p>
          <w:p w14:paraId="78CC1797"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t"/>
                <w:rFonts w:ascii="inherit" w:hAnsi="inherit" w:cs="Courier New"/>
                <w:color w:val="800080"/>
                <w:sz w:val="18"/>
                <w:szCs w:val="18"/>
                <w:bdr w:val="none" w:sz="0" w:space="0" w:color="auto" w:frame="1"/>
              </w:rPr>
              <w:t>break</w:t>
            </w:r>
            <w:r>
              <w:rPr>
                <w:rStyle w:val="crayon-sy"/>
                <w:rFonts w:ascii="inherit" w:hAnsi="inherit" w:cs="Courier New"/>
                <w:color w:val="333333"/>
                <w:sz w:val="18"/>
                <w:szCs w:val="18"/>
                <w:bdr w:val="none" w:sz="0" w:space="0" w:color="auto" w:frame="1"/>
              </w:rPr>
              <w:t>;</w:t>
            </w:r>
          </w:p>
          <w:p w14:paraId="48B1E3A2"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t"/>
                <w:rFonts w:ascii="inherit" w:hAnsi="inherit" w:cs="Courier New"/>
                <w:color w:val="800080"/>
                <w:sz w:val="18"/>
                <w:szCs w:val="18"/>
                <w:bdr w:val="none" w:sz="0" w:space="0" w:color="auto" w:frame="1"/>
              </w:rPr>
              <w:t>case</w:t>
            </w:r>
            <w:r>
              <w:rPr>
                <w:rStyle w:val="crayon-h"/>
                <w:rFonts w:ascii="inherit" w:hAnsi="inherit" w:cs="Courier New"/>
                <w:color w:val="006FE0"/>
                <w:sz w:val="18"/>
                <w:szCs w:val="18"/>
                <w:bdr w:val="none" w:sz="0" w:space="0" w:color="auto" w:frame="1"/>
              </w:rPr>
              <w:t xml:space="preserve"> </w:t>
            </w:r>
            <w:r>
              <w:rPr>
                <w:rStyle w:val="crayon-v"/>
                <w:rFonts w:ascii="inherit" w:hAnsi="inherit" w:cs="Courier New"/>
                <w:color w:val="002D7A"/>
                <w:sz w:val="18"/>
                <w:szCs w:val="18"/>
                <w:bdr w:val="none" w:sz="0" w:space="0" w:color="auto" w:frame="1"/>
              </w:rPr>
              <w:t>FINGERPRINT_IMAGEMESS</w:t>
            </w:r>
            <w:r>
              <w:rPr>
                <w:rStyle w:val="crayon-o"/>
                <w:rFonts w:ascii="inherit" w:hAnsi="inherit" w:cs="Courier New"/>
                <w:color w:val="006FE0"/>
                <w:sz w:val="18"/>
                <w:szCs w:val="18"/>
                <w:bdr w:val="none" w:sz="0" w:space="0" w:color="auto" w:frame="1"/>
              </w:rPr>
              <w:t>:</w:t>
            </w:r>
          </w:p>
          <w:p w14:paraId="6B76875B"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Serial</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println</w:t>
            </w:r>
            <w:r>
              <w:rPr>
                <w:rStyle w:val="crayon-sy"/>
                <w:rFonts w:ascii="inherit" w:hAnsi="inherit" w:cs="Courier New"/>
                <w:color w:val="333333"/>
                <w:sz w:val="18"/>
                <w:szCs w:val="18"/>
                <w:bdr w:val="none" w:sz="0" w:space="0" w:color="auto" w:frame="1"/>
              </w:rPr>
              <w:t>(</w:t>
            </w:r>
            <w:r>
              <w:rPr>
                <w:rStyle w:val="crayon-s"/>
                <w:rFonts w:ascii="inherit" w:hAnsi="inherit" w:cs="Courier New"/>
                <w:color w:val="008000"/>
                <w:sz w:val="18"/>
                <w:szCs w:val="18"/>
                <w:bdr w:val="none" w:sz="0" w:space="0" w:color="auto" w:frame="1"/>
              </w:rPr>
              <w:t>"Image too messy"</w:t>
            </w:r>
            <w:r>
              <w:rPr>
                <w:rStyle w:val="crayon-sy"/>
                <w:rFonts w:ascii="inherit" w:hAnsi="inherit" w:cs="Courier New"/>
                <w:color w:val="333333"/>
                <w:sz w:val="18"/>
                <w:szCs w:val="18"/>
                <w:bdr w:val="none" w:sz="0" w:space="0" w:color="auto" w:frame="1"/>
              </w:rPr>
              <w:t>);</w:t>
            </w:r>
          </w:p>
          <w:p w14:paraId="3D338F2B"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t"/>
                <w:rFonts w:ascii="inherit" w:hAnsi="inherit" w:cs="Courier New"/>
                <w:color w:val="800080"/>
                <w:sz w:val="18"/>
                <w:szCs w:val="18"/>
                <w:bdr w:val="none" w:sz="0" w:space="0" w:color="auto" w:frame="1"/>
              </w:rPr>
              <w:t>return</w:t>
            </w:r>
            <w:r>
              <w:rPr>
                <w:rStyle w:val="crayon-h"/>
                <w:rFonts w:ascii="inherit" w:hAnsi="inherit" w:cs="Courier New"/>
                <w:color w:val="006FE0"/>
                <w:sz w:val="18"/>
                <w:szCs w:val="18"/>
                <w:bdr w:val="none" w:sz="0" w:space="0" w:color="auto" w:frame="1"/>
              </w:rPr>
              <w:t xml:space="preserve"> </w:t>
            </w:r>
            <w:r>
              <w:rPr>
                <w:rStyle w:val="crayon-v"/>
                <w:rFonts w:ascii="inherit" w:hAnsi="inherit" w:cs="Courier New"/>
                <w:color w:val="002D7A"/>
                <w:sz w:val="18"/>
                <w:szCs w:val="18"/>
                <w:bdr w:val="none" w:sz="0" w:space="0" w:color="auto" w:frame="1"/>
              </w:rPr>
              <w:t>p</w:t>
            </w:r>
            <w:r>
              <w:rPr>
                <w:rStyle w:val="crayon-sy"/>
                <w:rFonts w:ascii="inherit" w:hAnsi="inherit" w:cs="Courier New"/>
                <w:color w:val="333333"/>
                <w:sz w:val="18"/>
                <w:szCs w:val="18"/>
                <w:bdr w:val="none" w:sz="0" w:space="0" w:color="auto" w:frame="1"/>
              </w:rPr>
              <w:t>;</w:t>
            </w:r>
          </w:p>
          <w:p w14:paraId="7E0827AE"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t"/>
                <w:rFonts w:ascii="inherit" w:hAnsi="inherit" w:cs="Courier New"/>
                <w:color w:val="800080"/>
                <w:sz w:val="18"/>
                <w:szCs w:val="18"/>
                <w:bdr w:val="none" w:sz="0" w:space="0" w:color="auto" w:frame="1"/>
              </w:rPr>
              <w:t>case</w:t>
            </w:r>
            <w:r>
              <w:rPr>
                <w:rStyle w:val="crayon-h"/>
                <w:rFonts w:ascii="inherit" w:hAnsi="inherit" w:cs="Courier New"/>
                <w:color w:val="006FE0"/>
                <w:sz w:val="18"/>
                <w:szCs w:val="18"/>
                <w:bdr w:val="none" w:sz="0" w:space="0" w:color="auto" w:frame="1"/>
              </w:rPr>
              <w:t xml:space="preserve"> </w:t>
            </w:r>
            <w:r>
              <w:rPr>
                <w:rStyle w:val="crayon-v"/>
                <w:rFonts w:ascii="inherit" w:hAnsi="inherit" w:cs="Courier New"/>
                <w:color w:val="002D7A"/>
                <w:sz w:val="18"/>
                <w:szCs w:val="18"/>
                <w:bdr w:val="none" w:sz="0" w:space="0" w:color="auto" w:frame="1"/>
              </w:rPr>
              <w:t>FINGERPRINT_PACKETRECIEVEERR</w:t>
            </w:r>
            <w:r>
              <w:rPr>
                <w:rStyle w:val="crayon-o"/>
                <w:rFonts w:ascii="inherit" w:hAnsi="inherit" w:cs="Courier New"/>
                <w:color w:val="006FE0"/>
                <w:sz w:val="18"/>
                <w:szCs w:val="18"/>
                <w:bdr w:val="none" w:sz="0" w:space="0" w:color="auto" w:frame="1"/>
              </w:rPr>
              <w:t>:</w:t>
            </w:r>
          </w:p>
          <w:p w14:paraId="19E72DDB"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Serial</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println</w:t>
            </w:r>
            <w:r>
              <w:rPr>
                <w:rStyle w:val="crayon-sy"/>
                <w:rFonts w:ascii="inherit" w:hAnsi="inherit" w:cs="Courier New"/>
                <w:color w:val="333333"/>
                <w:sz w:val="18"/>
                <w:szCs w:val="18"/>
                <w:bdr w:val="none" w:sz="0" w:space="0" w:color="auto" w:frame="1"/>
              </w:rPr>
              <w:t>(</w:t>
            </w:r>
            <w:r>
              <w:rPr>
                <w:rStyle w:val="crayon-s"/>
                <w:rFonts w:ascii="inherit" w:hAnsi="inherit" w:cs="Courier New"/>
                <w:color w:val="008000"/>
                <w:sz w:val="18"/>
                <w:szCs w:val="18"/>
                <w:bdr w:val="none" w:sz="0" w:space="0" w:color="auto" w:frame="1"/>
              </w:rPr>
              <w:t>"Communication error"</w:t>
            </w:r>
            <w:r>
              <w:rPr>
                <w:rStyle w:val="crayon-sy"/>
                <w:rFonts w:ascii="inherit" w:hAnsi="inherit" w:cs="Courier New"/>
                <w:color w:val="333333"/>
                <w:sz w:val="18"/>
                <w:szCs w:val="18"/>
                <w:bdr w:val="none" w:sz="0" w:space="0" w:color="auto" w:frame="1"/>
              </w:rPr>
              <w:t>);</w:t>
            </w:r>
          </w:p>
          <w:p w14:paraId="54D6F6E9"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t"/>
                <w:rFonts w:ascii="inherit" w:hAnsi="inherit" w:cs="Courier New"/>
                <w:color w:val="800080"/>
                <w:sz w:val="18"/>
                <w:szCs w:val="18"/>
                <w:bdr w:val="none" w:sz="0" w:space="0" w:color="auto" w:frame="1"/>
              </w:rPr>
              <w:t>return</w:t>
            </w:r>
            <w:r>
              <w:rPr>
                <w:rStyle w:val="crayon-h"/>
                <w:rFonts w:ascii="inherit" w:hAnsi="inherit" w:cs="Courier New"/>
                <w:color w:val="006FE0"/>
                <w:sz w:val="18"/>
                <w:szCs w:val="18"/>
                <w:bdr w:val="none" w:sz="0" w:space="0" w:color="auto" w:frame="1"/>
              </w:rPr>
              <w:t xml:space="preserve"> </w:t>
            </w:r>
            <w:r>
              <w:rPr>
                <w:rStyle w:val="crayon-v"/>
                <w:rFonts w:ascii="inherit" w:hAnsi="inherit" w:cs="Courier New"/>
                <w:color w:val="002D7A"/>
                <w:sz w:val="18"/>
                <w:szCs w:val="18"/>
                <w:bdr w:val="none" w:sz="0" w:space="0" w:color="auto" w:frame="1"/>
              </w:rPr>
              <w:t>p</w:t>
            </w:r>
            <w:r>
              <w:rPr>
                <w:rStyle w:val="crayon-sy"/>
                <w:rFonts w:ascii="inherit" w:hAnsi="inherit" w:cs="Courier New"/>
                <w:color w:val="333333"/>
                <w:sz w:val="18"/>
                <w:szCs w:val="18"/>
                <w:bdr w:val="none" w:sz="0" w:space="0" w:color="auto" w:frame="1"/>
              </w:rPr>
              <w:t>;</w:t>
            </w:r>
          </w:p>
          <w:p w14:paraId="55CB2601"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t"/>
                <w:rFonts w:ascii="inherit" w:hAnsi="inherit" w:cs="Courier New"/>
                <w:color w:val="800080"/>
                <w:sz w:val="18"/>
                <w:szCs w:val="18"/>
                <w:bdr w:val="none" w:sz="0" w:space="0" w:color="auto" w:frame="1"/>
              </w:rPr>
              <w:t>case</w:t>
            </w:r>
            <w:r>
              <w:rPr>
                <w:rStyle w:val="crayon-h"/>
                <w:rFonts w:ascii="inherit" w:hAnsi="inherit" w:cs="Courier New"/>
                <w:color w:val="006FE0"/>
                <w:sz w:val="18"/>
                <w:szCs w:val="18"/>
                <w:bdr w:val="none" w:sz="0" w:space="0" w:color="auto" w:frame="1"/>
              </w:rPr>
              <w:t xml:space="preserve"> </w:t>
            </w:r>
            <w:r>
              <w:rPr>
                <w:rStyle w:val="crayon-v"/>
                <w:rFonts w:ascii="inherit" w:hAnsi="inherit" w:cs="Courier New"/>
                <w:color w:val="002D7A"/>
                <w:sz w:val="18"/>
                <w:szCs w:val="18"/>
                <w:bdr w:val="none" w:sz="0" w:space="0" w:color="auto" w:frame="1"/>
              </w:rPr>
              <w:t>FINGERPRINT_FEATUREFAIL</w:t>
            </w:r>
            <w:r>
              <w:rPr>
                <w:rStyle w:val="crayon-o"/>
                <w:rFonts w:ascii="inherit" w:hAnsi="inherit" w:cs="Courier New"/>
                <w:color w:val="006FE0"/>
                <w:sz w:val="18"/>
                <w:szCs w:val="18"/>
                <w:bdr w:val="none" w:sz="0" w:space="0" w:color="auto" w:frame="1"/>
              </w:rPr>
              <w:t>:</w:t>
            </w:r>
          </w:p>
          <w:p w14:paraId="6D7DDAA3"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Serial</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println</w:t>
            </w:r>
            <w:r>
              <w:rPr>
                <w:rStyle w:val="crayon-sy"/>
                <w:rFonts w:ascii="inherit" w:hAnsi="inherit" w:cs="Courier New"/>
                <w:color w:val="333333"/>
                <w:sz w:val="18"/>
                <w:szCs w:val="18"/>
                <w:bdr w:val="none" w:sz="0" w:space="0" w:color="auto" w:frame="1"/>
              </w:rPr>
              <w:t>(</w:t>
            </w:r>
            <w:r>
              <w:rPr>
                <w:rStyle w:val="crayon-s"/>
                <w:rFonts w:ascii="inherit" w:hAnsi="inherit" w:cs="Courier New"/>
                <w:color w:val="008000"/>
                <w:sz w:val="18"/>
                <w:szCs w:val="18"/>
                <w:bdr w:val="none" w:sz="0" w:space="0" w:color="auto" w:frame="1"/>
              </w:rPr>
              <w:t>"Could not find fingerprint features"</w:t>
            </w:r>
            <w:r>
              <w:rPr>
                <w:rStyle w:val="crayon-sy"/>
                <w:rFonts w:ascii="inherit" w:hAnsi="inherit" w:cs="Courier New"/>
                <w:color w:val="333333"/>
                <w:sz w:val="18"/>
                <w:szCs w:val="18"/>
                <w:bdr w:val="none" w:sz="0" w:space="0" w:color="auto" w:frame="1"/>
              </w:rPr>
              <w:t>);</w:t>
            </w:r>
          </w:p>
          <w:p w14:paraId="10399D19"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t"/>
                <w:rFonts w:ascii="inherit" w:hAnsi="inherit" w:cs="Courier New"/>
                <w:color w:val="800080"/>
                <w:sz w:val="18"/>
                <w:szCs w:val="18"/>
                <w:bdr w:val="none" w:sz="0" w:space="0" w:color="auto" w:frame="1"/>
              </w:rPr>
              <w:t>return</w:t>
            </w:r>
            <w:r>
              <w:rPr>
                <w:rStyle w:val="crayon-h"/>
                <w:rFonts w:ascii="inherit" w:hAnsi="inherit" w:cs="Courier New"/>
                <w:color w:val="006FE0"/>
                <w:sz w:val="18"/>
                <w:szCs w:val="18"/>
                <w:bdr w:val="none" w:sz="0" w:space="0" w:color="auto" w:frame="1"/>
              </w:rPr>
              <w:t xml:space="preserve"> </w:t>
            </w:r>
            <w:r>
              <w:rPr>
                <w:rStyle w:val="crayon-v"/>
                <w:rFonts w:ascii="inherit" w:hAnsi="inherit" w:cs="Courier New"/>
                <w:color w:val="002D7A"/>
                <w:sz w:val="18"/>
                <w:szCs w:val="18"/>
                <w:bdr w:val="none" w:sz="0" w:space="0" w:color="auto" w:frame="1"/>
              </w:rPr>
              <w:t>p</w:t>
            </w:r>
            <w:r>
              <w:rPr>
                <w:rStyle w:val="crayon-sy"/>
                <w:rFonts w:ascii="inherit" w:hAnsi="inherit" w:cs="Courier New"/>
                <w:color w:val="333333"/>
                <w:sz w:val="18"/>
                <w:szCs w:val="18"/>
                <w:bdr w:val="none" w:sz="0" w:space="0" w:color="auto" w:frame="1"/>
              </w:rPr>
              <w:t>;</w:t>
            </w:r>
          </w:p>
          <w:p w14:paraId="0D4C818E"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t"/>
                <w:rFonts w:ascii="inherit" w:hAnsi="inherit" w:cs="Courier New"/>
                <w:color w:val="800080"/>
                <w:sz w:val="18"/>
                <w:szCs w:val="18"/>
                <w:bdr w:val="none" w:sz="0" w:space="0" w:color="auto" w:frame="1"/>
              </w:rPr>
              <w:t>case</w:t>
            </w:r>
            <w:r>
              <w:rPr>
                <w:rStyle w:val="crayon-h"/>
                <w:rFonts w:ascii="inherit" w:hAnsi="inherit" w:cs="Courier New"/>
                <w:color w:val="006FE0"/>
                <w:sz w:val="18"/>
                <w:szCs w:val="18"/>
                <w:bdr w:val="none" w:sz="0" w:space="0" w:color="auto" w:frame="1"/>
              </w:rPr>
              <w:t xml:space="preserve"> </w:t>
            </w:r>
            <w:r>
              <w:rPr>
                <w:rStyle w:val="crayon-v"/>
                <w:rFonts w:ascii="inherit" w:hAnsi="inherit" w:cs="Courier New"/>
                <w:color w:val="002D7A"/>
                <w:sz w:val="18"/>
                <w:szCs w:val="18"/>
                <w:bdr w:val="none" w:sz="0" w:space="0" w:color="auto" w:frame="1"/>
              </w:rPr>
              <w:t>FINGERPRINT_INVALIDIMAGE</w:t>
            </w:r>
            <w:r>
              <w:rPr>
                <w:rStyle w:val="crayon-o"/>
                <w:rFonts w:ascii="inherit" w:hAnsi="inherit" w:cs="Courier New"/>
                <w:color w:val="006FE0"/>
                <w:sz w:val="18"/>
                <w:szCs w:val="18"/>
                <w:bdr w:val="none" w:sz="0" w:space="0" w:color="auto" w:frame="1"/>
              </w:rPr>
              <w:t>:</w:t>
            </w:r>
          </w:p>
          <w:p w14:paraId="4B12E446"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Serial</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println</w:t>
            </w:r>
            <w:r>
              <w:rPr>
                <w:rStyle w:val="crayon-sy"/>
                <w:rFonts w:ascii="inherit" w:hAnsi="inherit" w:cs="Courier New"/>
                <w:color w:val="333333"/>
                <w:sz w:val="18"/>
                <w:szCs w:val="18"/>
                <w:bdr w:val="none" w:sz="0" w:space="0" w:color="auto" w:frame="1"/>
              </w:rPr>
              <w:t>(</w:t>
            </w:r>
            <w:r>
              <w:rPr>
                <w:rStyle w:val="crayon-s"/>
                <w:rFonts w:ascii="inherit" w:hAnsi="inherit" w:cs="Courier New"/>
                <w:color w:val="008000"/>
                <w:sz w:val="18"/>
                <w:szCs w:val="18"/>
                <w:bdr w:val="none" w:sz="0" w:space="0" w:color="auto" w:frame="1"/>
              </w:rPr>
              <w:t>"Could not find fingerprint features"</w:t>
            </w:r>
            <w:r>
              <w:rPr>
                <w:rStyle w:val="crayon-sy"/>
                <w:rFonts w:ascii="inherit" w:hAnsi="inherit" w:cs="Courier New"/>
                <w:color w:val="333333"/>
                <w:sz w:val="18"/>
                <w:szCs w:val="18"/>
                <w:bdr w:val="none" w:sz="0" w:space="0" w:color="auto" w:frame="1"/>
              </w:rPr>
              <w:t>);</w:t>
            </w:r>
          </w:p>
          <w:p w14:paraId="2ECC3A68"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t"/>
                <w:rFonts w:ascii="inherit" w:hAnsi="inherit" w:cs="Courier New"/>
                <w:color w:val="800080"/>
                <w:sz w:val="18"/>
                <w:szCs w:val="18"/>
                <w:bdr w:val="none" w:sz="0" w:space="0" w:color="auto" w:frame="1"/>
              </w:rPr>
              <w:t>return</w:t>
            </w:r>
            <w:r>
              <w:rPr>
                <w:rStyle w:val="crayon-h"/>
                <w:rFonts w:ascii="inherit" w:hAnsi="inherit" w:cs="Courier New"/>
                <w:color w:val="006FE0"/>
                <w:sz w:val="18"/>
                <w:szCs w:val="18"/>
                <w:bdr w:val="none" w:sz="0" w:space="0" w:color="auto" w:frame="1"/>
              </w:rPr>
              <w:t xml:space="preserve"> </w:t>
            </w:r>
            <w:r>
              <w:rPr>
                <w:rStyle w:val="crayon-v"/>
                <w:rFonts w:ascii="inherit" w:hAnsi="inherit" w:cs="Courier New"/>
                <w:color w:val="002D7A"/>
                <w:sz w:val="18"/>
                <w:szCs w:val="18"/>
                <w:bdr w:val="none" w:sz="0" w:space="0" w:color="auto" w:frame="1"/>
              </w:rPr>
              <w:t>p</w:t>
            </w:r>
            <w:r>
              <w:rPr>
                <w:rStyle w:val="crayon-sy"/>
                <w:rFonts w:ascii="inherit" w:hAnsi="inherit" w:cs="Courier New"/>
                <w:color w:val="333333"/>
                <w:sz w:val="18"/>
                <w:szCs w:val="18"/>
                <w:bdr w:val="none" w:sz="0" w:space="0" w:color="auto" w:frame="1"/>
              </w:rPr>
              <w:t>;</w:t>
            </w:r>
          </w:p>
          <w:p w14:paraId="6BE96D9D"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t"/>
                <w:rFonts w:ascii="inherit" w:hAnsi="inherit" w:cs="Courier New"/>
                <w:color w:val="800080"/>
                <w:sz w:val="18"/>
                <w:szCs w:val="18"/>
                <w:bdr w:val="none" w:sz="0" w:space="0" w:color="auto" w:frame="1"/>
              </w:rPr>
              <w:t>default</w:t>
            </w:r>
            <w:r>
              <w:rPr>
                <w:rStyle w:val="crayon-o"/>
                <w:rFonts w:ascii="inherit" w:hAnsi="inherit" w:cs="Courier New"/>
                <w:color w:val="006FE0"/>
                <w:sz w:val="18"/>
                <w:szCs w:val="18"/>
                <w:bdr w:val="none" w:sz="0" w:space="0" w:color="auto" w:frame="1"/>
              </w:rPr>
              <w:t>:</w:t>
            </w:r>
          </w:p>
          <w:p w14:paraId="751F04F6"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Serial</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println</w:t>
            </w:r>
            <w:r>
              <w:rPr>
                <w:rStyle w:val="crayon-sy"/>
                <w:rFonts w:ascii="inherit" w:hAnsi="inherit" w:cs="Courier New"/>
                <w:color w:val="333333"/>
                <w:sz w:val="18"/>
                <w:szCs w:val="18"/>
                <w:bdr w:val="none" w:sz="0" w:space="0" w:color="auto" w:frame="1"/>
              </w:rPr>
              <w:t>(</w:t>
            </w:r>
            <w:r>
              <w:rPr>
                <w:rStyle w:val="crayon-s"/>
                <w:rFonts w:ascii="inherit" w:hAnsi="inherit" w:cs="Courier New"/>
                <w:color w:val="008000"/>
                <w:sz w:val="18"/>
                <w:szCs w:val="18"/>
                <w:bdr w:val="none" w:sz="0" w:space="0" w:color="auto" w:frame="1"/>
              </w:rPr>
              <w:t>"Unknown error"</w:t>
            </w:r>
            <w:r>
              <w:rPr>
                <w:rStyle w:val="crayon-sy"/>
                <w:rFonts w:ascii="inherit" w:hAnsi="inherit" w:cs="Courier New"/>
                <w:color w:val="333333"/>
                <w:sz w:val="18"/>
                <w:szCs w:val="18"/>
                <w:bdr w:val="none" w:sz="0" w:space="0" w:color="auto" w:frame="1"/>
              </w:rPr>
              <w:t>);</w:t>
            </w:r>
          </w:p>
          <w:p w14:paraId="420E44FB"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t"/>
                <w:rFonts w:ascii="inherit" w:hAnsi="inherit" w:cs="Courier New"/>
                <w:color w:val="800080"/>
                <w:sz w:val="18"/>
                <w:szCs w:val="18"/>
                <w:bdr w:val="none" w:sz="0" w:space="0" w:color="auto" w:frame="1"/>
              </w:rPr>
              <w:t>return</w:t>
            </w:r>
            <w:r>
              <w:rPr>
                <w:rStyle w:val="crayon-h"/>
                <w:rFonts w:ascii="inherit" w:hAnsi="inherit" w:cs="Courier New"/>
                <w:color w:val="006FE0"/>
                <w:sz w:val="18"/>
                <w:szCs w:val="18"/>
                <w:bdr w:val="none" w:sz="0" w:space="0" w:color="auto" w:frame="1"/>
              </w:rPr>
              <w:t xml:space="preserve"> </w:t>
            </w:r>
            <w:r>
              <w:rPr>
                <w:rStyle w:val="crayon-v"/>
                <w:rFonts w:ascii="inherit" w:hAnsi="inherit" w:cs="Courier New"/>
                <w:color w:val="002D7A"/>
                <w:sz w:val="18"/>
                <w:szCs w:val="18"/>
                <w:bdr w:val="none" w:sz="0" w:space="0" w:color="auto" w:frame="1"/>
              </w:rPr>
              <w:t>p</w:t>
            </w:r>
            <w:r>
              <w:rPr>
                <w:rStyle w:val="crayon-sy"/>
                <w:rFonts w:ascii="inherit" w:hAnsi="inherit" w:cs="Courier New"/>
                <w:color w:val="333333"/>
                <w:sz w:val="18"/>
                <w:szCs w:val="18"/>
                <w:bdr w:val="none" w:sz="0" w:space="0" w:color="auto" w:frame="1"/>
              </w:rPr>
              <w:t>;</w:t>
            </w:r>
          </w:p>
          <w:p w14:paraId="38793583"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y"/>
                <w:rFonts w:ascii="inherit" w:hAnsi="inherit" w:cs="Courier New"/>
                <w:color w:val="333333"/>
                <w:sz w:val="18"/>
                <w:szCs w:val="18"/>
                <w:bdr w:val="none" w:sz="0" w:space="0" w:color="auto" w:frame="1"/>
              </w:rPr>
              <w:t>}</w:t>
            </w:r>
          </w:p>
          <w:p w14:paraId="1D06C4C0"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Fonts w:ascii="inherit" w:hAnsi="inherit" w:cs="Courier New"/>
                <w:color w:val="000000"/>
                <w:sz w:val="18"/>
                <w:szCs w:val="18"/>
              </w:rPr>
              <w:t> </w:t>
            </w:r>
          </w:p>
          <w:p w14:paraId="27B6AB48"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Serial</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print</w:t>
            </w:r>
            <w:r>
              <w:rPr>
                <w:rStyle w:val="crayon-sy"/>
                <w:rFonts w:ascii="inherit" w:hAnsi="inherit" w:cs="Courier New"/>
                <w:color w:val="333333"/>
                <w:sz w:val="18"/>
                <w:szCs w:val="18"/>
                <w:bdr w:val="none" w:sz="0" w:space="0" w:color="auto" w:frame="1"/>
              </w:rPr>
              <w:t>(</w:t>
            </w:r>
            <w:r>
              <w:rPr>
                <w:rStyle w:val="crayon-s"/>
                <w:rFonts w:ascii="inherit" w:hAnsi="inherit" w:cs="Courier New"/>
                <w:color w:val="008000"/>
                <w:sz w:val="18"/>
                <w:szCs w:val="18"/>
                <w:bdr w:val="none" w:sz="0" w:space="0" w:color="auto" w:frame="1"/>
              </w:rPr>
              <w:t>"Creating model for #"</w:t>
            </w:r>
            <w:r>
              <w:rPr>
                <w:rStyle w:val="crayon-sy"/>
                <w:rFonts w:ascii="inherit" w:hAnsi="inherit" w:cs="Courier New"/>
                <w:color w:val="333333"/>
                <w:sz w:val="18"/>
                <w:szCs w:val="18"/>
                <w:bdr w:val="none" w:sz="0" w:space="0" w:color="auto" w:frame="1"/>
              </w:rPr>
              <w:t>);</w:t>
            </w: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Serial</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println</w:t>
            </w:r>
            <w:r>
              <w:rPr>
                <w:rStyle w:val="crayon-sy"/>
                <w:rFonts w:ascii="inherit" w:hAnsi="inherit" w:cs="Courier New"/>
                <w:color w:val="333333"/>
                <w:sz w:val="18"/>
                <w:szCs w:val="18"/>
                <w:bdr w:val="none" w:sz="0" w:space="0" w:color="auto" w:frame="1"/>
              </w:rPr>
              <w:t>(</w:t>
            </w:r>
            <w:r>
              <w:rPr>
                <w:rStyle w:val="crayon-v"/>
                <w:rFonts w:ascii="inherit" w:hAnsi="inherit" w:cs="Courier New"/>
                <w:color w:val="002D7A"/>
                <w:sz w:val="18"/>
                <w:szCs w:val="18"/>
                <w:bdr w:val="none" w:sz="0" w:space="0" w:color="auto" w:frame="1"/>
              </w:rPr>
              <w:t>id</w:t>
            </w:r>
            <w:r>
              <w:rPr>
                <w:rStyle w:val="crayon-sy"/>
                <w:rFonts w:ascii="inherit" w:hAnsi="inherit" w:cs="Courier New"/>
                <w:color w:val="333333"/>
                <w:sz w:val="18"/>
                <w:szCs w:val="18"/>
                <w:bdr w:val="none" w:sz="0" w:space="0" w:color="auto" w:frame="1"/>
              </w:rPr>
              <w:t>);</w:t>
            </w:r>
          </w:p>
          <w:p w14:paraId="25D59F1B"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Fonts w:ascii="inherit" w:hAnsi="inherit" w:cs="Courier New"/>
                <w:color w:val="000000"/>
                <w:sz w:val="18"/>
                <w:szCs w:val="18"/>
              </w:rPr>
              <w:t> </w:t>
            </w:r>
          </w:p>
          <w:p w14:paraId="0F45A042"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p</w:t>
            </w:r>
            <w:r>
              <w:rPr>
                <w:rStyle w:val="crayon-h"/>
                <w:rFonts w:ascii="inherit" w:hAnsi="inherit" w:cs="Courier New"/>
                <w:color w:val="006FE0"/>
                <w:sz w:val="18"/>
                <w:szCs w:val="18"/>
                <w:bdr w:val="none" w:sz="0" w:space="0" w:color="auto" w:frame="1"/>
              </w:rPr>
              <w:t xml:space="preserve"> </w:t>
            </w:r>
            <w:r>
              <w:rPr>
                <w:rStyle w:val="crayon-o"/>
                <w:rFonts w:ascii="inherit" w:hAnsi="inherit" w:cs="Courier New"/>
                <w:color w:val="006FE0"/>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v"/>
                <w:rFonts w:ascii="inherit" w:hAnsi="inherit" w:cs="Courier New"/>
                <w:color w:val="002D7A"/>
                <w:sz w:val="18"/>
                <w:szCs w:val="18"/>
                <w:bdr w:val="none" w:sz="0" w:space="0" w:color="auto" w:frame="1"/>
              </w:rPr>
              <w:t>finger</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createModel</w:t>
            </w:r>
            <w:r>
              <w:rPr>
                <w:rStyle w:val="crayon-sy"/>
                <w:rFonts w:ascii="inherit" w:hAnsi="inherit" w:cs="Courier New"/>
                <w:color w:val="333333"/>
                <w:sz w:val="18"/>
                <w:szCs w:val="18"/>
                <w:bdr w:val="none" w:sz="0" w:space="0" w:color="auto" w:frame="1"/>
              </w:rPr>
              <w:t>();</w:t>
            </w:r>
          </w:p>
          <w:p w14:paraId="7D21C875"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t"/>
                <w:rFonts w:ascii="inherit" w:hAnsi="inherit" w:cs="Courier New"/>
                <w:color w:val="800080"/>
                <w:sz w:val="18"/>
                <w:szCs w:val="18"/>
                <w:bdr w:val="none" w:sz="0" w:space="0" w:color="auto" w:frame="1"/>
              </w:rPr>
              <w:t>if</w:t>
            </w:r>
            <w:r>
              <w:rPr>
                <w:rStyle w:val="crayon-h"/>
                <w:rFonts w:ascii="inherit" w:hAnsi="inherit" w:cs="Courier New"/>
                <w:color w:val="006FE0"/>
                <w:sz w:val="18"/>
                <w:szCs w:val="18"/>
                <w:bdr w:val="none" w:sz="0" w:space="0" w:color="auto" w:frame="1"/>
              </w:rPr>
              <w:t xml:space="preserve"> </w:t>
            </w:r>
            <w:r>
              <w:rPr>
                <w:rStyle w:val="crayon-sy"/>
                <w:rFonts w:ascii="inherit" w:hAnsi="inherit" w:cs="Courier New"/>
                <w:color w:val="333333"/>
                <w:sz w:val="18"/>
                <w:szCs w:val="18"/>
                <w:bdr w:val="none" w:sz="0" w:space="0" w:color="auto" w:frame="1"/>
              </w:rPr>
              <w:t>(</w:t>
            </w:r>
            <w:r>
              <w:rPr>
                <w:rStyle w:val="crayon-v"/>
                <w:rFonts w:ascii="inherit" w:hAnsi="inherit" w:cs="Courier New"/>
                <w:color w:val="002D7A"/>
                <w:sz w:val="18"/>
                <w:szCs w:val="18"/>
                <w:bdr w:val="none" w:sz="0" w:space="0" w:color="auto" w:frame="1"/>
              </w:rPr>
              <w:t>p</w:t>
            </w:r>
            <w:r>
              <w:rPr>
                <w:rStyle w:val="crayon-h"/>
                <w:rFonts w:ascii="inherit" w:hAnsi="inherit" w:cs="Courier New"/>
                <w:color w:val="006FE0"/>
                <w:sz w:val="18"/>
                <w:szCs w:val="18"/>
                <w:bdr w:val="none" w:sz="0" w:space="0" w:color="auto" w:frame="1"/>
              </w:rPr>
              <w:t xml:space="preserve"> </w:t>
            </w:r>
            <w:r>
              <w:rPr>
                <w:rStyle w:val="crayon-o"/>
                <w:rFonts w:ascii="inherit" w:hAnsi="inherit" w:cs="Courier New"/>
                <w:color w:val="006FE0"/>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v"/>
                <w:rFonts w:ascii="inherit" w:hAnsi="inherit" w:cs="Courier New"/>
                <w:color w:val="002D7A"/>
                <w:sz w:val="18"/>
                <w:szCs w:val="18"/>
                <w:bdr w:val="none" w:sz="0" w:space="0" w:color="auto" w:frame="1"/>
              </w:rPr>
              <w:t>FINGERPRINT_OK</w:t>
            </w:r>
            <w:r>
              <w:rPr>
                <w:rStyle w:val="crayon-sy"/>
                <w:rFonts w:ascii="inherit" w:hAnsi="inherit" w:cs="Courier New"/>
                <w:color w:val="333333"/>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sy"/>
                <w:rFonts w:ascii="inherit" w:hAnsi="inherit" w:cs="Courier New"/>
                <w:color w:val="333333"/>
                <w:sz w:val="18"/>
                <w:szCs w:val="18"/>
                <w:bdr w:val="none" w:sz="0" w:space="0" w:color="auto" w:frame="1"/>
              </w:rPr>
              <w:t>{</w:t>
            </w:r>
          </w:p>
          <w:p w14:paraId="14143175"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Serial</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println</w:t>
            </w:r>
            <w:r>
              <w:rPr>
                <w:rStyle w:val="crayon-sy"/>
                <w:rFonts w:ascii="inherit" w:hAnsi="inherit" w:cs="Courier New"/>
                <w:color w:val="333333"/>
                <w:sz w:val="18"/>
                <w:szCs w:val="18"/>
                <w:bdr w:val="none" w:sz="0" w:space="0" w:color="auto" w:frame="1"/>
              </w:rPr>
              <w:t>(</w:t>
            </w:r>
            <w:r>
              <w:rPr>
                <w:rStyle w:val="crayon-s"/>
                <w:rFonts w:ascii="inherit" w:hAnsi="inherit" w:cs="Courier New"/>
                <w:color w:val="008000"/>
                <w:sz w:val="18"/>
                <w:szCs w:val="18"/>
                <w:bdr w:val="none" w:sz="0" w:space="0" w:color="auto" w:frame="1"/>
              </w:rPr>
              <w:t>"Prints matched!"</w:t>
            </w:r>
            <w:r>
              <w:rPr>
                <w:rStyle w:val="crayon-sy"/>
                <w:rFonts w:ascii="inherit" w:hAnsi="inherit" w:cs="Courier New"/>
                <w:color w:val="333333"/>
                <w:sz w:val="18"/>
                <w:szCs w:val="18"/>
                <w:bdr w:val="none" w:sz="0" w:space="0" w:color="auto" w:frame="1"/>
              </w:rPr>
              <w:t>);</w:t>
            </w:r>
          </w:p>
          <w:p w14:paraId="65BA2035"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y"/>
                <w:rFonts w:ascii="inherit" w:hAnsi="inherit" w:cs="Courier New"/>
                <w:color w:val="333333"/>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st"/>
                <w:rFonts w:ascii="inherit" w:hAnsi="inherit" w:cs="Courier New"/>
                <w:color w:val="800080"/>
                <w:sz w:val="18"/>
                <w:szCs w:val="18"/>
                <w:bdr w:val="none" w:sz="0" w:space="0" w:color="auto" w:frame="1"/>
              </w:rPr>
              <w:t>else</w:t>
            </w:r>
            <w:r>
              <w:rPr>
                <w:rStyle w:val="crayon-h"/>
                <w:rFonts w:ascii="inherit" w:hAnsi="inherit" w:cs="Courier New"/>
                <w:color w:val="006FE0"/>
                <w:sz w:val="18"/>
                <w:szCs w:val="18"/>
                <w:bdr w:val="none" w:sz="0" w:space="0" w:color="auto" w:frame="1"/>
              </w:rPr>
              <w:t xml:space="preserve"> </w:t>
            </w:r>
            <w:r>
              <w:rPr>
                <w:rStyle w:val="crayon-st"/>
                <w:rFonts w:ascii="inherit" w:hAnsi="inherit" w:cs="Courier New"/>
                <w:color w:val="800080"/>
                <w:sz w:val="18"/>
                <w:szCs w:val="18"/>
                <w:bdr w:val="none" w:sz="0" w:space="0" w:color="auto" w:frame="1"/>
              </w:rPr>
              <w:t>if</w:t>
            </w:r>
            <w:r>
              <w:rPr>
                <w:rStyle w:val="crayon-h"/>
                <w:rFonts w:ascii="inherit" w:hAnsi="inherit" w:cs="Courier New"/>
                <w:color w:val="006FE0"/>
                <w:sz w:val="18"/>
                <w:szCs w:val="18"/>
                <w:bdr w:val="none" w:sz="0" w:space="0" w:color="auto" w:frame="1"/>
              </w:rPr>
              <w:t xml:space="preserve"> </w:t>
            </w:r>
            <w:r>
              <w:rPr>
                <w:rStyle w:val="crayon-sy"/>
                <w:rFonts w:ascii="inherit" w:hAnsi="inherit" w:cs="Courier New"/>
                <w:color w:val="333333"/>
                <w:sz w:val="18"/>
                <w:szCs w:val="18"/>
                <w:bdr w:val="none" w:sz="0" w:space="0" w:color="auto" w:frame="1"/>
              </w:rPr>
              <w:t>(</w:t>
            </w:r>
            <w:r>
              <w:rPr>
                <w:rStyle w:val="crayon-v"/>
                <w:rFonts w:ascii="inherit" w:hAnsi="inherit" w:cs="Courier New"/>
                <w:color w:val="002D7A"/>
                <w:sz w:val="18"/>
                <w:szCs w:val="18"/>
                <w:bdr w:val="none" w:sz="0" w:space="0" w:color="auto" w:frame="1"/>
              </w:rPr>
              <w:t>p</w:t>
            </w:r>
            <w:r>
              <w:rPr>
                <w:rStyle w:val="crayon-h"/>
                <w:rFonts w:ascii="inherit" w:hAnsi="inherit" w:cs="Courier New"/>
                <w:color w:val="006FE0"/>
                <w:sz w:val="18"/>
                <w:szCs w:val="18"/>
                <w:bdr w:val="none" w:sz="0" w:space="0" w:color="auto" w:frame="1"/>
              </w:rPr>
              <w:t xml:space="preserve"> </w:t>
            </w:r>
            <w:r>
              <w:rPr>
                <w:rStyle w:val="crayon-o"/>
                <w:rFonts w:ascii="inherit" w:hAnsi="inherit" w:cs="Courier New"/>
                <w:color w:val="006FE0"/>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v"/>
                <w:rFonts w:ascii="inherit" w:hAnsi="inherit" w:cs="Courier New"/>
                <w:color w:val="002D7A"/>
                <w:sz w:val="18"/>
                <w:szCs w:val="18"/>
                <w:bdr w:val="none" w:sz="0" w:space="0" w:color="auto" w:frame="1"/>
              </w:rPr>
              <w:t>FINGERPRINT_PACKETRECIEVEERR</w:t>
            </w:r>
            <w:r>
              <w:rPr>
                <w:rStyle w:val="crayon-sy"/>
                <w:rFonts w:ascii="inherit" w:hAnsi="inherit" w:cs="Courier New"/>
                <w:color w:val="333333"/>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sy"/>
                <w:rFonts w:ascii="inherit" w:hAnsi="inherit" w:cs="Courier New"/>
                <w:color w:val="333333"/>
                <w:sz w:val="18"/>
                <w:szCs w:val="18"/>
                <w:bdr w:val="none" w:sz="0" w:space="0" w:color="auto" w:frame="1"/>
              </w:rPr>
              <w:t>{</w:t>
            </w:r>
          </w:p>
          <w:p w14:paraId="30726EC4"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Serial</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println</w:t>
            </w:r>
            <w:r>
              <w:rPr>
                <w:rStyle w:val="crayon-sy"/>
                <w:rFonts w:ascii="inherit" w:hAnsi="inherit" w:cs="Courier New"/>
                <w:color w:val="333333"/>
                <w:sz w:val="18"/>
                <w:szCs w:val="18"/>
                <w:bdr w:val="none" w:sz="0" w:space="0" w:color="auto" w:frame="1"/>
              </w:rPr>
              <w:t>(</w:t>
            </w:r>
            <w:r>
              <w:rPr>
                <w:rStyle w:val="crayon-s"/>
                <w:rFonts w:ascii="inherit" w:hAnsi="inherit" w:cs="Courier New"/>
                <w:color w:val="008000"/>
                <w:sz w:val="18"/>
                <w:szCs w:val="18"/>
                <w:bdr w:val="none" w:sz="0" w:space="0" w:color="auto" w:frame="1"/>
              </w:rPr>
              <w:t>"Communication error"</w:t>
            </w:r>
            <w:r>
              <w:rPr>
                <w:rStyle w:val="crayon-sy"/>
                <w:rFonts w:ascii="inherit" w:hAnsi="inherit" w:cs="Courier New"/>
                <w:color w:val="333333"/>
                <w:sz w:val="18"/>
                <w:szCs w:val="18"/>
                <w:bdr w:val="none" w:sz="0" w:space="0" w:color="auto" w:frame="1"/>
              </w:rPr>
              <w:t>);</w:t>
            </w:r>
          </w:p>
          <w:p w14:paraId="3110230E"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t"/>
                <w:rFonts w:ascii="inherit" w:hAnsi="inherit" w:cs="Courier New"/>
                <w:color w:val="800080"/>
                <w:sz w:val="18"/>
                <w:szCs w:val="18"/>
                <w:bdr w:val="none" w:sz="0" w:space="0" w:color="auto" w:frame="1"/>
              </w:rPr>
              <w:t>return</w:t>
            </w:r>
            <w:r>
              <w:rPr>
                <w:rStyle w:val="crayon-h"/>
                <w:rFonts w:ascii="inherit" w:hAnsi="inherit" w:cs="Courier New"/>
                <w:color w:val="006FE0"/>
                <w:sz w:val="18"/>
                <w:szCs w:val="18"/>
                <w:bdr w:val="none" w:sz="0" w:space="0" w:color="auto" w:frame="1"/>
              </w:rPr>
              <w:t xml:space="preserve"> </w:t>
            </w:r>
            <w:r>
              <w:rPr>
                <w:rStyle w:val="crayon-v"/>
                <w:rFonts w:ascii="inherit" w:hAnsi="inherit" w:cs="Courier New"/>
                <w:color w:val="002D7A"/>
                <w:sz w:val="18"/>
                <w:szCs w:val="18"/>
                <w:bdr w:val="none" w:sz="0" w:space="0" w:color="auto" w:frame="1"/>
              </w:rPr>
              <w:t>p</w:t>
            </w:r>
            <w:r>
              <w:rPr>
                <w:rStyle w:val="crayon-sy"/>
                <w:rFonts w:ascii="inherit" w:hAnsi="inherit" w:cs="Courier New"/>
                <w:color w:val="333333"/>
                <w:sz w:val="18"/>
                <w:szCs w:val="18"/>
                <w:bdr w:val="none" w:sz="0" w:space="0" w:color="auto" w:frame="1"/>
              </w:rPr>
              <w:t>;</w:t>
            </w:r>
          </w:p>
          <w:p w14:paraId="531D9F5C"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y"/>
                <w:rFonts w:ascii="inherit" w:hAnsi="inherit" w:cs="Courier New"/>
                <w:color w:val="333333"/>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st"/>
                <w:rFonts w:ascii="inherit" w:hAnsi="inherit" w:cs="Courier New"/>
                <w:color w:val="800080"/>
                <w:sz w:val="18"/>
                <w:szCs w:val="18"/>
                <w:bdr w:val="none" w:sz="0" w:space="0" w:color="auto" w:frame="1"/>
              </w:rPr>
              <w:t>else</w:t>
            </w:r>
            <w:r>
              <w:rPr>
                <w:rStyle w:val="crayon-h"/>
                <w:rFonts w:ascii="inherit" w:hAnsi="inherit" w:cs="Courier New"/>
                <w:color w:val="006FE0"/>
                <w:sz w:val="18"/>
                <w:szCs w:val="18"/>
                <w:bdr w:val="none" w:sz="0" w:space="0" w:color="auto" w:frame="1"/>
              </w:rPr>
              <w:t xml:space="preserve"> </w:t>
            </w:r>
            <w:r>
              <w:rPr>
                <w:rStyle w:val="crayon-st"/>
                <w:rFonts w:ascii="inherit" w:hAnsi="inherit" w:cs="Courier New"/>
                <w:color w:val="800080"/>
                <w:sz w:val="18"/>
                <w:szCs w:val="18"/>
                <w:bdr w:val="none" w:sz="0" w:space="0" w:color="auto" w:frame="1"/>
              </w:rPr>
              <w:t>if</w:t>
            </w:r>
            <w:r>
              <w:rPr>
                <w:rStyle w:val="crayon-h"/>
                <w:rFonts w:ascii="inherit" w:hAnsi="inherit" w:cs="Courier New"/>
                <w:color w:val="006FE0"/>
                <w:sz w:val="18"/>
                <w:szCs w:val="18"/>
                <w:bdr w:val="none" w:sz="0" w:space="0" w:color="auto" w:frame="1"/>
              </w:rPr>
              <w:t xml:space="preserve"> </w:t>
            </w:r>
            <w:r>
              <w:rPr>
                <w:rStyle w:val="crayon-sy"/>
                <w:rFonts w:ascii="inherit" w:hAnsi="inherit" w:cs="Courier New"/>
                <w:color w:val="333333"/>
                <w:sz w:val="18"/>
                <w:szCs w:val="18"/>
                <w:bdr w:val="none" w:sz="0" w:space="0" w:color="auto" w:frame="1"/>
              </w:rPr>
              <w:t>(</w:t>
            </w:r>
            <w:r>
              <w:rPr>
                <w:rStyle w:val="crayon-v"/>
                <w:rFonts w:ascii="inherit" w:hAnsi="inherit" w:cs="Courier New"/>
                <w:color w:val="002D7A"/>
                <w:sz w:val="18"/>
                <w:szCs w:val="18"/>
                <w:bdr w:val="none" w:sz="0" w:space="0" w:color="auto" w:frame="1"/>
              </w:rPr>
              <w:t>p</w:t>
            </w:r>
            <w:r>
              <w:rPr>
                <w:rStyle w:val="crayon-h"/>
                <w:rFonts w:ascii="inherit" w:hAnsi="inherit" w:cs="Courier New"/>
                <w:color w:val="006FE0"/>
                <w:sz w:val="18"/>
                <w:szCs w:val="18"/>
                <w:bdr w:val="none" w:sz="0" w:space="0" w:color="auto" w:frame="1"/>
              </w:rPr>
              <w:t xml:space="preserve"> </w:t>
            </w:r>
            <w:r>
              <w:rPr>
                <w:rStyle w:val="crayon-o"/>
                <w:rFonts w:ascii="inherit" w:hAnsi="inherit" w:cs="Courier New"/>
                <w:color w:val="006FE0"/>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v"/>
                <w:rFonts w:ascii="inherit" w:hAnsi="inherit" w:cs="Courier New"/>
                <w:color w:val="002D7A"/>
                <w:sz w:val="18"/>
                <w:szCs w:val="18"/>
                <w:bdr w:val="none" w:sz="0" w:space="0" w:color="auto" w:frame="1"/>
              </w:rPr>
              <w:t>FINGERPRINT_ENROLLMISMATCH</w:t>
            </w:r>
            <w:r>
              <w:rPr>
                <w:rStyle w:val="crayon-sy"/>
                <w:rFonts w:ascii="inherit" w:hAnsi="inherit" w:cs="Courier New"/>
                <w:color w:val="333333"/>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sy"/>
                <w:rFonts w:ascii="inherit" w:hAnsi="inherit" w:cs="Courier New"/>
                <w:color w:val="333333"/>
                <w:sz w:val="18"/>
                <w:szCs w:val="18"/>
                <w:bdr w:val="none" w:sz="0" w:space="0" w:color="auto" w:frame="1"/>
              </w:rPr>
              <w:t>{</w:t>
            </w:r>
          </w:p>
          <w:p w14:paraId="32776D01"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Serial</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println</w:t>
            </w:r>
            <w:r>
              <w:rPr>
                <w:rStyle w:val="crayon-sy"/>
                <w:rFonts w:ascii="inherit" w:hAnsi="inherit" w:cs="Courier New"/>
                <w:color w:val="333333"/>
                <w:sz w:val="18"/>
                <w:szCs w:val="18"/>
                <w:bdr w:val="none" w:sz="0" w:space="0" w:color="auto" w:frame="1"/>
              </w:rPr>
              <w:t>(</w:t>
            </w:r>
            <w:r>
              <w:rPr>
                <w:rStyle w:val="crayon-s"/>
                <w:rFonts w:ascii="inherit" w:hAnsi="inherit" w:cs="Courier New"/>
                <w:color w:val="008000"/>
                <w:sz w:val="18"/>
                <w:szCs w:val="18"/>
                <w:bdr w:val="none" w:sz="0" w:space="0" w:color="auto" w:frame="1"/>
              </w:rPr>
              <w:t>"Fingerprints did not match"</w:t>
            </w:r>
            <w:r>
              <w:rPr>
                <w:rStyle w:val="crayon-sy"/>
                <w:rFonts w:ascii="inherit" w:hAnsi="inherit" w:cs="Courier New"/>
                <w:color w:val="333333"/>
                <w:sz w:val="18"/>
                <w:szCs w:val="18"/>
                <w:bdr w:val="none" w:sz="0" w:space="0" w:color="auto" w:frame="1"/>
              </w:rPr>
              <w:t>);</w:t>
            </w:r>
          </w:p>
          <w:p w14:paraId="2A9D9E60"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t"/>
                <w:rFonts w:ascii="inherit" w:hAnsi="inherit" w:cs="Courier New"/>
                <w:color w:val="800080"/>
                <w:sz w:val="18"/>
                <w:szCs w:val="18"/>
                <w:bdr w:val="none" w:sz="0" w:space="0" w:color="auto" w:frame="1"/>
              </w:rPr>
              <w:t>return</w:t>
            </w:r>
            <w:r>
              <w:rPr>
                <w:rStyle w:val="crayon-h"/>
                <w:rFonts w:ascii="inherit" w:hAnsi="inherit" w:cs="Courier New"/>
                <w:color w:val="006FE0"/>
                <w:sz w:val="18"/>
                <w:szCs w:val="18"/>
                <w:bdr w:val="none" w:sz="0" w:space="0" w:color="auto" w:frame="1"/>
              </w:rPr>
              <w:t xml:space="preserve"> </w:t>
            </w:r>
            <w:r>
              <w:rPr>
                <w:rStyle w:val="crayon-v"/>
                <w:rFonts w:ascii="inherit" w:hAnsi="inherit" w:cs="Courier New"/>
                <w:color w:val="002D7A"/>
                <w:sz w:val="18"/>
                <w:szCs w:val="18"/>
                <w:bdr w:val="none" w:sz="0" w:space="0" w:color="auto" w:frame="1"/>
              </w:rPr>
              <w:t>p</w:t>
            </w:r>
            <w:r>
              <w:rPr>
                <w:rStyle w:val="crayon-sy"/>
                <w:rFonts w:ascii="inherit" w:hAnsi="inherit" w:cs="Courier New"/>
                <w:color w:val="333333"/>
                <w:sz w:val="18"/>
                <w:szCs w:val="18"/>
                <w:bdr w:val="none" w:sz="0" w:space="0" w:color="auto" w:frame="1"/>
              </w:rPr>
              <w:t>;</w:t>
            </w:r>
          </w:p>
          <w:p w14:paraId="7BD188A3"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y"/>
                <w:rFonts w:ascii="inherit" w:hAnsi="inherit" w:cs="Courier New"/>
                <w:color w:val="333333"/>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st"/>
                <w:rFonts w:ascii="inherit" w:hAnsi="inherit" w:cs="Courier New"/>
                <w:color w:val="800080"/>
                <w:sz w:val="18"/>
                <w:szCs w:val="18"/>
                <w:bdr w:val="none" w:sz="0" w:space="0" w:color="auto" w:frame="1"/>
              </w:rPr>
              <w:t>else</w:t>
            </w:r>
            <w:r>
              <w:rPr>
                <w:rStyle w:val="crayon-h"/>
                <w:rFonts w:ascii="inherit" w:hAnsi="inherit" w:cs="Courier New"/>
                <w:color w:val="006FE0"/>
                <w:sz w:val="18"/>
                <w:szCs w:val="18"/>
                <w:bdr w:val="none" w:sz="0" w:space="0" w:color="auto" w:frame="1"/>
              </w:rPr>
              <w:t xml:space="preserve"> </w:t>
            </w:r>
            <w:r>
              <w:rPr>
                <w:rStyle w:val="crayon-sy"/>
                <w:rFonts w:ascii="inherit" w:hAnsi="inherit" w:cs="Courier New"/>
                <w:color w:val="333333"/>
                <w:sz w:val="18"/>
                <w:szCs w:val="18"/>
                <w:bdr w:val="none" w:sz="0" w:space="0" w:color="auto" w:frame="1"/>
              </w:rPr>
              <w:t>{</w:t>
            </w:r>
          </w:p>
          <w:p w14:paraId="3073C529"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Serial</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println</w:t>
            </w:r>
            <w:r>
              <w:rPr>
                <w:rStyle w:val="crayon-sy"/>
                <w:rFonts w:ascii="inherit" w:hAnsi="inherit" w:cs="Courier New"/>
                <w:color w:val="333333"/>
                <w:sz w:val="18"/>
                <w:szCs w:val="18"/>
                <w:bdr w:val="none" w:sz="0" w:space="0" w:color="auto" w:frame="1"/>
              </w:rPr>
              <w:t>(</w:t>
            </w:r>
            <w:r>
              <w:rPr>
                <w:rStyle w:val="crayon-s"/>
                <w:rFonts w:ascii="inherit" w:hAnsi="inherit" w:cs="Courier New"/>
                <w:color w:val="008000"/>
                <w:sz w:val="18"/>
                <w:szCs w:val="18"/>
                <w:bdr w:val="none" w:sz="0" w:space="0" w:color="auto" w:frame="1"/>
              </w:rPr>
              <w:t>"Unknown error"</w:t>
            </w:r>
            <w:r>
              <w:rPr>
                <w:rStyle w:val="crayon-sy"/>
                <w:rFonts w:ascii="inherit" w:hAnsi="inherit" w:cs="Courier New"/>
                <w:color w:val="333333"/>
                <w:sz w:val="18"/>
                <w:szCs w:val="18"/>
                <w:bdr w:val="none" w:sz="0" w:space="0" w:color="auto" w:frame="1"/>
              </w:rPr>
              <w:t>);</w:t>
            </w:r>
          </w:p>
          <w:p w14:paraId="645F77C1"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t"/>
                <w:rFonts w:ascii="inherit" w:hAnsi="inherit" w:cs="Courier New"/>
                <w:color w:val="800080"/>
                <w:sz w:val="18"/>
                <w:szCs w:val="18"/>
                <w:bdr w:val="none" w:sz="0" w:space="0" w:color="auto" w:frame="1"/>
              </w:rPr>
              <w:t>return</w:t>
            </w:r>
            <w:r>
              <w:rPr>
                <w:rStyle w:val="crayon-h"/>
                <w:rFonts w:ascii="inherit" w:hAnsi="inherit" w:cs="Courier New"/>
                <w:color w:val="006FE0"/>
                <w:sz w:val="18"/>
                <w:szCs w:val="18"/>
                <w:bdr w:val="none" w:sz="0" w:space="0" w:color="auto" w:frame="1"/>
              </w:rPr>
              <w:t xml:space="preserve"> </w:t>
            </w:r>
            <w:r>
              <w:rPr>
                <w:rStyle w:val="crayon-v"/>
                <w:rFonts w:ascii="inherit" w:hAnsi="inherit" w:cs="Courier New"/>
                <w:color w:val="002D7A"/>
                <w:sz w:val="18"/>
                <w:szCs w:val="18"/>
                <w:bdr w:val="none" w:sz="0" w:space="0" w:color="auto" w:frame="1"/>
              </w:rPr>
              <w:t>p</w:t>
            </w:r>
            <w:r>
              <w:rPr>
                <w:rStyle w:val="crayon-sy"/>
                <w:rFonts w:ascii="inherit" w:hAnsi="inherit" w:cs="Courier New"/>
                <w:color w:val="333333"/>
                <w:sz w:val="18"/>
                <w:szCs w:val="18"/>
                <w:bdr w:val="none" w:sz="0" w:space="0" w:color="auto" w:frame="1"/>
              </w:rPr>
              <w:t>;</w:t>
            </w:r>
          </w:p>
          <w:p w14:paraId="3D821A5A"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y"/>
                <w:rFonts w:ascii="inherit" w:hAnsi="inherit" w:cs="Courier New"/>
                <w:color w:val="333333"/>
                <w:sz w:val="18"/>
                <w:szCs w:val="18"/>
                <w:bdr w:val="none" w:sz="0" w:space="0" w:color="auto" w:frame="1"/>
              </w:rPr>
              <w:t>}</w:t>
            </w:r>
          </w:p>
          <w:p w14:paraId="4339D679"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Fonts w:ascii="inherit" w:hAnsi="inherit" w:cs="Courier New"/>
                <w:color w:val="000000"/>
                <w:sz w:val="18"/>
                <w:szCs w:val="18"/>
              </w:rPr>
              <w:t> </w:t>
            </w:r>
          </w:p>
          <w:p w14:paraId="1CE5A964"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Serial</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print</w:t>
            </w:r>
            <w:r>
              <w:rPr>
                <w:rStyle w:val="crayon-sy"/>
                <w:rFonts w:ascii="inherit" w:hAnsi="inherit" w:cs="Courier New"/>
                <w:color w:val="333333"/>
                <w:sz w:val="18"/>
                <w:szCs w:val="18"/>
                <w:bdr w:val="none" w:sz="0" w:space="0" w:color="auto" w:frame="1"/>
              </w:rPr>
              <w:t>(</w:t>
            </w:r>
            <w:r>
              <w:rPr>
                <w:rStyle w:val="crayon-s"/>
                <w:rFonts w:ascii="inherit" w:hAnsi="inherit" w:cs="Courier New"/>
                <w:color w:val="008000"/>
                <w:sz w:val="18"/>
                <w:szCs w:val="18"/>
                <w:bdr w:val="none" w:sz="0" w:space="0" w:color="auto" w:frame="1"/>
              </w:rPr>
              <w:t>"ID "</w:t>
            </w:r>
            <w:r>
              <w:rPr>
                <w:rStyle w:val="crayon-sy"/>
                <w:rFonts w:ascii="inherit" w:hAnsi="inherit" w:cs="Courier New"/>
                <w:color w:val="333333"/>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v"/>
                <w:rFonts w:ascii="inherit" w:hAnsi="inherit" w:cs="Courier New"/>
                <w:color w:val="002D7A"/>
                <w:sz w:val="18"/>
                <w:szCs w:val="18"/>
                <w:bdr w:val="none" w:sz="0" w:space="0" w:color="auto" w:frame="1"/>
              </w:rPr>
              <w:t>Serial</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println</w:t>
            </w:r>
            <w:r>
              <w:rPr>
                <w:rStyle w:val="crayon-sy"/>
                <w:rFonts w:ascii="inherit" w:hAnsi="inherit" w:cs="Courier New"/>
                <w:color w:val="333333"/>
                <w:sz w:val="18"/>
                <w:szCs w:val="18"/>
                <w:bdr w:val="none" w:sz="0" w:space="0" w:color="auto" w:frame="1"/>
              </w:rPr>
              <w:t>(</w:t>
            </w:r>
            <w:r>
              <w:rPr>
                <w:rStyle w:val="crayon-v"/>
                <w:rFonts w:ascii="inherit" w:hAnsi="inherit" w:cs="Courier New"/>
                <w:color w:val="002D7A"/>
                <w:sz w:val="18"/>
                <w:szCs w:val="18"/>
                <w:bdr w:val="none" w:sz="0" w:space="0" w:color="auto" w:frame="1"/>
              </w:rPr>
              <w:t>id</w:t>
            </w:r>
            <w:r>
              <w:rPr>
                <w:rStyle w:val="crayon-sy"/>
                <w:rFonts w:ascii="inherit" w:hAnsi="inherit" w:cs="Courier New"/>
                <w:color w:val="333333"/>
                <w:sz w:val="18"/>
                <w:szCs w:val="18"/>
                <w:bdr w:val="none" w:sz="0" w:space="0" w:color="auto" w:frame="1"/>
              </w:rPr>
              <w:t>);</w:t>
            </w:r>
          </w:p>
          <w:p w14:paraId="31A0151B"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p</w:t>
            </w:r>
            <w:r>
              <w:rPr>
                <w:rStyle w:val="crayon-h"/>
                <w:rFonts w:ascii="inherit" w:hAnsi="inherit" w:cs="Courier New"/>
                <w:color w:val="006FE0"/>
                <w:sz w:val="18"/>
                <w:szCs w:val="18"/>
                <w:bdr w:val="none" w:sz="0" w:space="0" w:color="auto" w:frame="1"/>
              </w:rPr>
              <w:t xml:space="preserve"> </w:t>
            </w:r>
            <w:r>
              <w:rPr>
                <w:rStyle w:val="crayon-o"/>
                <w:rFonts w:ascii="inherit" w:hAnsi="inherit" w:cs="Courier New"/>
                <w:color w:val="006FE0"/>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v"/>
                <w:rFonts w:ascii="inherit" w:hAnsi="inherit" w:cs="Courier New"/>
                <w:color w:val="002D7A"/>
                <w:sz w:val="18"/>
                <w:szCs w:val="18"/>
                <w:bdr w:val="none" w:sz="0" w:space="0" w:color="auto" w:frame="1"/>
              </w:rPr>
              <w:t>finger</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storeModel</w:t>
            </w:r>
            <w:r>
              <w:rPr>
                <w:rStyle w:val="crayon-sy"/>
                <w:rFonts w:ascii="inherit" w:hAnsi="inherit" w:cs="Courier New"/>
                <w:color w:val="333333"/>
                <w:sz w:val="18"/>
                <w:szCs w:val="18"/>
                <w:bdr w:val="none" w:sz="0" w:space="0" w:color="auto" w:frame="1"/>
              </w:rPr>
              <w:t>(</w:t>
            </w:r>
            <w:r>
              <w:rPr>
                <w:rStyle w:val="crayon-v"/>
                <w:rFonts w:ascii="inherit" w:hAnsi="inherit" w:cs="Courier New"/>
                <w:color w:val="002D7A"/>
                <w:sz w:val="18"/>
                <w:szCs w:val="18"/>
                <w:bdr w:val="none" w:sz="0" w:space="0" w:color="auto" w:frame="1"/>
              </w:rPr>
              <w:t>id</w:t>
            </w:r>
            <w:r>
              <w:rPr>
                <w:rStyle w:val="crayon-sy"/>
                <w:rFonts w:ascii="inherit" w:hAnsi="inherit" w:cs="Courier New"/>
                <w:color w:val="333333"/>
                <w:sz w:val="18"/>
                <w:szCs w:val="18"/>
                <w:bdr w:val="none" w:sz="0" w:space="0" w:color="auto" w:frame="1"/>
              </w:rPr>
              <w:t>);</w:t>
            </w:r>
          </w:p>
          <w:p w14:paraId="655673FD"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t"/>
                <w:rFonts w:ascii="inherit" w:hAnsi="inherit" w:cs="Courier New"/>
                <w:color w:val="800080"/>
                <w:sz w:val="18"/>
                <w:szCs w:val="18"/>
                <w:bdr w:val="none" w:sz="0" w:space="0" w:color="auto" w:frame="1"/>
              </w:rPr>
              <w:t>if</w:t>
            </w:r>
            <w:r>
              <w:rPr>
                <w:rStyle w:val="crayon-h"/>
                <w:rFonts w:ascii="inherit" w:hAnsi="inherit" w:cs="Courier New"/>
                <w:color w:val="006FE0"/>
                <w:sz w:val="18"/>
                <w:szCs w:val="18"/>
                <w:bdr w:val="none" w:sz="0" w:space="0" w:color="auto" w:frame="1"/>
              </w:rPr>
              <w:t xml:space="preserve"> </w:t>
            </w:r>
            <w:r>
              <w:rPr>
                <w:rStyle w:val="crayon-sy"/>
                <w:rFonts w:ascii="inherit" w:hAnsi="inherit" w:cs="Courier New"/>
                <w:color w:val="333333"/>
                <w:sz w:val="18"/>
                <w:szCs w:val="18"/>
                <w:bdr w:val="none" w:sz="0" w:space="0" w:color="auto" w:frame="1"/>
              </w:rPr>
              <w:t>(</w:t>
            </w:r>
            <w:r>
              <w:rPr>
                <w:rStyle w:val="crayon-v"/>
                <w:rFonts w:ascii="inherit" w:hAnsi="inherit" w:cs="Courier New"/>
                <w:color w:val="002D7A"/>
                <w:sz w:val="18"/>
                <w:szCs w:val="18"/>
                <w:bdr w:val="none" w:sz="0" w:space="0" w:color="auto" w:frame="1"/>
              </w:rPr>
              <w:t>p</w:t>
            </w:r>
            <w:r>
              <w:rPr>
                <w:rStyle w:val="crayon-h"/>
                <w:rFonts w:ascii="inherit" w:hAnsi="inherit" w:cs="Courier New"/>
                <w:color w:val="006FE0"/>
                <w:sz w:val="18"/>
                <w:szCs w:val="18"/>
                <w:bdr w:val="none" w:sz="0" w:space="0" w:color="auto" w:frame="1"/>
              </w:rPr>
              <w:t xml:space="preserve"> </w:t>
            </w:r>
            <w:r>
              <w:rPr>
                <w:rStyle w:val="crayon-o"/>
                <w:rFonts w:ascii="inherit" w:hAnsi="inherit" w:cs="Courier New"/>
                <w:color w:val="006FE0"/>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v"/>
                <w:rFonts w:ascii="inherit" w:hAnsi="inherit" w:cs="Courier New"/>
                <w:color w:val="002D7A"/>
                <w:sz w:val="18"/>
                <w:szCs w:val="18"/>
                <w:bdr w:val="none" w:sz="0" w:space="0" w:color="auto" w:frame="1"/>
              </w:rPr>
              <w:t>FINGERPRINT_OK</w:t>
            </w:r>
            <w:r>
              <w:rPr>
                <w:rStyle w:val="crayon-sy"/>
                <w:rFonts w:ascii="inherit" w:hAnsi="inherit" w:cs="Courier New"/>
                <w:color w:val="333333"/>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sy"/>
                <w:rFonts w:ascii="inherit" w:hAnsi="inherit" w:cs="Courier New"/>
                <w:color w:val="333333"/>
                <w:sz w:val="18"/>
                <w:szCs w:val="18"/>
                <w:bdr w:val="none" w:sz="0" w:space="0" w:color="auto" w:frame="1"/>
              </w:rPr>
              <w:t>{</w:t>
            </w:r>
          </w:p>
          <w:p w14:paraId="40ACA02E"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Serial</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println</w:t>
            </w:r>
            <w:r>
              <w:rPr>
                <w:rStyle w:val="crayon-sy"/>
                <w:rFonts w:ascii="inherit" w:hAnsi="inherit" w:cs="Courier New"/>
                <w:color w:val="333333"/>
                <w:sz w:val="18"/>
                <w:szCs w:val="18"/>
                <w:bdr w:val="none" w:sz="0" w:space="0" w:color="auto" w:frame="1"/>
              </w:rPr>
              <w:t>(</w:t>
            </w:r>
            <w:r>
              <w:rPr>
                <w:rStyle w:val="crayon-s"/>
                <w:rFonts w:ascii="inherit" w:hAnsi="inherit" w:cs="Courier New"/>
                <w:color w:val="008000"/>
                <w:sz w:val="18"/>
                <w:szCs w:val="18"/>
                <w:bdr w:val="none" w:sz="0" w:space="0" w:color="auto" w:frame="1"/>
              </w:rPr>
              <w:t>"Stored!"</w:t>
            </w:r>
            <w:r>
              <w:rPr>
                <w:rStyle w:val="crayon-sy"/>
                <w:rFonts w:ascii="inherit" w:hAnsi="inherit" w:cs="Courier New"/>
                <w:color w:val="333333"/>
                <w:sz w:val="18"/>
                <w:szCs w:val="18"/>
                <w:bdr w:val="none" w:sz="0" w:space="0" w:color="auto" w:frame="1"/>
              </w:rPr>
              <w:t>);</w:t>
            </w:r>
          </w:p>
          <w:p w14:paraId="3989D46F"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lcd</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clear</w:t>
            </w:r>
            <w:r>
              <w:rPr>
                <w:rStyle w:val="crayon-sy"/>
                <w:rFonts w:ascii="inherit" w:hAnsi="inherit" w:cs="Courier New"/>
                <w:color w:val="333333"/>
                <w:sz w:val="18"/>
                <w:szCs w:val="18"/>
                <w:bdr w:val="none" w:sz="0" w:space="0" w:color="auto" w:frame="1"/>
              </w:rPr>
              <w:t>();</w:t>
            </w:r>
          </w:p>
          <w:p w14:paraId="77A78A5A"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lcd</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print</w:t>
            </w:r>
            <w:r>
              <w:rPr>
                <w:rStyle w:val="crayon-sy"/>
                <w:rFonts w:ascii="inherit" w:hAnsi="inherit" w:cs="Courier New"/>
                <w:color w:val="333333"/>
                <w:sz w:val="18"/>
                <w:szCs w:val="18"/>
                <w:bdr w:val="none" w:sz="0" w:space="0" w:color="auto" w:frame="1"/>
              </w:rPr>
              <w:t>(</w:t>
            </w:r>
            <w:r>
              <w:rPr>
                <w:rStyle w:val="crayon-s"/>
                <w:rFonts w:ascii="inherit" w:hAnsi="inherit" w:cs="Courier New"/>
                <w:color w:val="008000"/>
                <w:sz w:val="18"/>
                <w:szCs w:val="18"/>
                <w:bdr w:val="none" w:sz="0" w:space="0" w:color="auto" w:frame="1"/>
              </w:rPr>
              <w:t>"Stored!"</w:t>
            </w:r>
            <w:r>
              <w:rPr>
                <w:rStyle w:val="crayon-sy"/>
                <w:rFonts w:ascii="inherit" w:hAnsi="inherit" w:cs="Courier New"/>
                <w:color w:val="333333"/>
                <w:sz w:val="18"/>
                <w:szCs w:val="18"/>
                <w:bdr w:val="none" w:sz="0" w:space="0" w:color="auto" w:frame="1"/>
              </w:rPr>
              <w:t>);</w:t>
            </w:r>
          </w:p>
          <w:p w14:paraId="71738B57"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e"/>
                <w:rFonts w:ascii="inherit" w:hAnsi="inherit" w:cs="Courier New"/>
                <w:color w:val="004ED0"/>
                <w:sz w:val="18"/>
                <w:szCs w:val="18"/>
                <w:bdr w:val="none" w:sz="0" w:space="0" w:color="auto" w:frame="1"/>
              </w:rPr>
              <w:t>delay</w:t>
            </w:r>
            <w:r>
              <w:rPr>
                <w:rStyle w:val="crayon-sy"/>
                <w:rFonts w:ascii="inherit" w:hAnsi="inherit" w:cs="Courier New"/>
                <w:color w:val="333333"/>
                <w:sz w:val="18"/>
                <w:szCs w:val="18"/>
                <w:bdr w:val="none" w:sz="0" w:space="0" w:color="auto" w:frame="1"/>
              </w:rPr>
              <w:t>(</w:t>
            </w:r>
            <w:r>
              <w:rPr>
                <w:rStyle w:val="crayon-cn"/>
                <w:rFonts w:ascii="inherit" w:hAnsi="inherit" w:cs="Courier New"/>
                <w:color w:val="CE0000"/>
                <w:sz w:val="18"/>
                <w:szCs w:val="18"/>
                <w:bdr w:val="none" w:sz="0" w:space="0" w:color="auto" w:frame="1"/>
              </w:rPr>
              <w:t>2000</w:t>
            </w:r>
            <w:r>
              <w:rPr>
                <w:rStyle w:val="crayon-sy"/>
                <w:rFonts w:ascii="inherit" w:hAnsi="inherit" w:cs="Courier New"/>
                <w:color w:val="333333"/>
                <w:sz w:val="18"/>
                <w:szCs w:val="18"/>
                <w:bdr w:val="none" w:sz="0" w:space="0" w:color="auto" w:frame="1"/>
              </w:rPr>
              <w:t>);</w:t>
            </w:r>
          </w:p>
          <w:p w14:paraId="78B57121"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y"/>
                <w:rFonts w:ascii="inherit" w:hAnsi="inherit" w:cs="Courier New"/>
                <w:color w:val="333333"/>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st"/>
                <w:rFonts w:ascii="inherit" w:hAnsi="inherit" w:cs="Courier New"/>
                <w:color w:val="800080"/>
                <w:sz w:val="18"/>
                <w:szCs w:val="18"/>
                <w:bdr w:val="none" w:sz="0" w:space="0" w:color="auto" w:frame="1"/>
              </w:rPr>
              <w:t>else</w:t>
            </w:r>
            <w:r>
              <w:rPr>
                <w:rStyle w:val="crayon-h"/>
                <w:rFonts w:ascii="inherit" w:hAnsi="inherit" w:cs="Courier New"/>
                <w:color w:val="006FE0"/>
                <w:sz w:val="18"/>
                <w:szCs w:val="18"/>
                <w:bdr w:val="none" w:sz="0" w:space="0" w:color="auto" w:frame="1"/>
              </w:rPr>
              <w:t xml:space="preserve"> </w:t>
            </w:r>
            <w:r>
              <w:rPr>
                <w:rStyle w:val="crayon-st"/>
                <w:rFonts w:ascii="inherit" w:hAnsi="inherit" w:cs="Courier New"/>
                <w:color w:val="800080"/>
                <w:sz w:val="18"/>
                <w:szCs w:val="18"/>
                <w:bdr w:val="none" w:sz="0" w:space="0" w:color="auto" w:frame="1"/>
              </w:rPr>
              <w:t>if</w:t>
            </w:r>
            <w:r>
              <w:rPr>
                <w:rStyle w:val="crayon-h"/>
                <w:rFonts w:ascii="inherit" w:hAnsi="inherit" w:cs="Courier New"/>
                <w:color w:val="006FE0"/>
                <w:sz w:val="18"/>
                <w:szCs w:val="18"/>
                <w:bdr w:val="none" w:sz="0" w:space="0" w:color="auto" w:frame="1"/>
              </w:rPr>
              <w:t xml:space="preserve"> </w:t>
            </w:r>
            <w:r>
              <w:rPr>
                <w:rStyle w:val="crayon-sy"/>
                <w:rFonts w:ascii="inherit" w:hAnsi="inherit" w:cs="Courier New"/>
                <w:color w:val="333333"/>
                <w:sz w:val="18"/>
                <w:szCs w:val="18"/>
                <w:bdr w:val="none" w:sz="0" w:space="0" w:color="auto" w:frame="1"/>
              </w:rPr>
              <w:t>(</w:t>
            </w:r>
            <w:r>
              <w:rPr>
                <w:rStyle w:val="crayon-v"/>
                <w:rFonts w:ascii="inherit" w:hAnsi="inherit" w:cs="Courier New"/>
                <w:color w:val="002D7A"/>
                <w:sz w:val="18"/>
                <w:szCs w:val="18"/>
                <w:bdr w:val="none" w:sz="0" w:space="0" w:color="auto" w:frame="1"/>
              </w:rPr>
              <w:t>p</w:t>
            </w:r>
            <w:r>
              <w:rPr>
                <w:rStyle w:val="crayon-h"/>
                <w:rFonts w:ascii="inherit" w:hAnsi="inherit" w:cs="Courier New"/>
                <w:color w:val="006FE0"/>
                <w:sz w:val="18"/>
                <w:szCs w:val="18"/>
                <w:bdr w:val="none" w:sz="0" w:space="0" w:color="auto" w:frame="1"/>
              </w:rPr>
              <w:t xml:space="preserve"> </w:t>
            </w:r>
            <w:r>
              <w:rPr>
                <w:rStyle w:val="crayon-o"/>
                <w:rFonts w:ascii="inherit" w:hAnsi="inherit" w:cs="Courier New"/>
                <w:color w:val="006FE0"/>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v"/>
                <w:rFonts w:ascii="inherit" w:hAnsi="inherit" w:cs="Courier New"/>
                <w:color w:val="002D7A"/>
                <w:sz w:val="18"/>
                <w:szCs w:val="18"/>
                <w:bdr w:val="none" w:sz="0" w:space="0" w:color="auto" w:frame="1"/>
              </w:rPr>
              <w:t>FINGERPRINT_PACKETRECIEVEERR</w:t>
            </w:r>
            <w:r>
              <w:rPr>
                <w:rStyle w:val="crayon-sy"/>
                <w:rFonts w:ascii="inherit" w:hAnsi="inherit" w:cs="Courier New"/>
                <w:color w:val="333333"/>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sy"/>
                <w:rFonts w:ascii="inherit" w:hAnsi="inherit" w:cs="Courier New"/>
                <w:color w:val="333333"/>
                <w:sz w:val="18"/>
                <w:szCs w:val="18"/>
                <w:bdr w:val="none" w:sz="0" w:space="0" w:color="auto" w:frame="1"/>
              </w:rPr>
              <w:t>{</w:t>
            </w:r>
          </w:p>
          <w:p w14:paraId="63C1E7D0"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Serial</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println</w:t>
            </w:r>
            <w:r>
              <w:rPr>
                <w:rStyle w:val="crayon-sy"/>
                <w:rFonts w:ascii="inherit" w:hAnsi="inherit" w:cs="Courier New"/>
                <w:color w:val="333333"/>
                <w:sz w:val="18"/>
                <w:szCs w:val="18"/>
                <w:bdr w:val="none" w:sz="0" w:space="0" w:color="auto" w:frame="1"/>
              </w:rPr>
              <w:t>(</w:t>
            </w:r>
            <w:r>
              <w:rPr>
                <w:rStyle w:val="crayon-s"/>
                <w:rFonts w:ascii="inherit" w:hAnsi="inherit" w:cs="Courier New"/>
                <w:color w:val="008000"/>
                <w:sz w:val="18"/>
                <w:szCs w:val="18"/>
                <w:bdr w:val="none" w:sz="0" w:space="0" w:color="auto" w:frame="1"/>
              </w:rPr>
              <w:t>"Communication error"</w:t>
            </w:r>
            <w:r>
              <w:rPr>
                <w:rStyle w:val="crayon-sy"/>
                <w:rFonts w:ascii="inherit" w:hAnsi="inherit" w:cs="Courier New"/>
                <w:color w:val="333333"/>
                <w:sz w:val="18"/>
                <w:szCs w:val="18"/>
                <w:bdr w:val="none" w:sz="0" w:space="0" w:color="auto" w:frame="1"/>
              </w:rPr>
              <w:t>);</w:t>
            </w:r>
          </w:p>
          <w:p w14:paraId="20E6F4E6"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t"/>
                <w:rFonts w:ascii="inherit" w:hAnsi="inherit" w:cs="Courier New"/>
                <w:color w:val="800080"/>
                <w:sz w:val="18"/>
                <w:szCs w:val="18"/>
                <w:bdr w:val="none" w:sz="0" w:space="0" w:color="auto" w:frame="1"/>
              </w:rPr>
              <w:t>return</w:t>
            </w:r>
            <w:r>
              <w:rPr>
                <w:rStyle w:val="crayon-h"/>
                <w:rFonts w:ascii="inherit" w:hAnsi="inherit" w:cs="Courier New"/>
                <w:color w:val="006FE0"/>
                <w:sz w:val="18"/>
                <w:szCs w:val="18"/>
                <w:bdr w:val="none" w:sz="0" w:space="0" w:color="auto" w:frame="1"/>
              </w:rPr>
              <w:t xml:space="preserve"> </w:t>
            </w:r>
            <w:r>
              <w:rPr>
                <w:rStyle w:val="crayon-v"/>
                <w:rFonts w:ascii="inherit" w:hAnsi="inherit" w:cs="Courier New"/>
                <w:color w:val="002D7A"/>
                <w:sz w:val="18"/>
                <w:szCs w:val="18"/>
                <w:bdr w:val="none" w:sz="0" w:space="0" w:color="auto" w:frame="1"/>
              </w:rPr>
              <w:t>p</w:t>
            </w:r>
            <w:r>
              <w:rPr>
                <w:rStyle w:val="crayon-sy"/>
                <w:rFonts w:ascii="inherit" w:hAnsi="inherit" w:cs="Courier New"/>
                <w:color w:val="333333"/>
                <w:sz w:val="18"/>
                <w:szCs w:val="18"/>
                <w:bdr w:val="none" w:sz="0" w:space="0" w:color="auto" w:frame="1"/>
              </w:rPr>
              <w:t>;</w:t>
            </w:r>
          </w:p>
          <w:p w14:paraId="574DE954"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y"/>
                <w:rFonts w:ascii="inherit" w:hAnsi="inherit" w:cs="Courier New"/>
                <w:color w:val="333333"/>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st"/>
                <w:rFonts w:ascii="inherit" w:hAnsi="inherit" w:cs="Courier New"/>
                <w:color w:val="800080"/>
                <w:sz w:val="18"/>
                <w:szCs w:val="18"/>
                <w:bdr w:val="none" w:sz="0" w:space="0" w:color="auto" w:frame="1"/>
              </w:rPr>
              <w:t>else</w:t>
            </w:r>
            <w:r>
              <w:rPr>
                <w:rStyle w:val="crayon-h"/>
                <w:rFonts w:ascii="inherit" w:hAnsi="inherit" w:cs="Courier New"/>
                <w:color w:val="006FE0"/>
                <w:sz w:val="18"/>
                <w:szCs w:val="18"/>
                <w:bdr w:val="none" w:sz="0" w:space="0" w:color="auto" w:frame="1"/>
              </w:rPr>
              <w:t xml:space="preserve"> </w:t>
            </w:r>
            <w:r>
              <w:rPr>
                <w:rStyle w:val="crayon-st"/>
                <w:rFonts w:ascii="inherit" w:hAnsi="inherit" w:cs="Courier New"/>
                <w:color w:val="800080"/>
                <w:sz w:val="18"/>
                <w:szCs w:val="18"/>
                <w:bdr w:val="none" w:sz="0" w:space="0" w:color="auto" w:frame="1"/>
              </w:rPr>
              <w:t>if</w:t>
            </w:r>
            <w:r>
              <w:rPr>
                <w:rStyle w:val="crayon-h"/>
                <w:rFonts w:ascii="inherit" w:hAnsi="inherit" w:cs="Courier New"/>
                <w:color w:val="006FE0"/>
                <w:sz w:val="18"/>
                <w:szCs w:val="18"/>
                <w:bdr w:val="none" w:sz="0" w:space="0" w:color="auto" w:frame="1"/>
              </w:rPr>
              <w:t xml:space="preserve"> </w:t>
            </w:r>
            <w:r>
              <w:rPr>
                <w:rStyle w:val="crayon-sy"/>
                <w:rFonts w:ascii="inherit" w:hAnsi="inherit" w:cs="Courier New"/>
                <w:color w:val="333333"/>
                <w:sz w:val="18"/>
                <w:szCs w:val="18"/>
                <w:bdr w:val="none" w:sz="0" w:space="0" w:color="auto" w:frame="1"/>
              </w:rPr>
              <w:t>(</w:t>
            </w:r>
            <w:r>
              <w:rPr>
                <w:rStyle w:val="crayon-v"/>
                <w:rFonts w:ascii="inherit" w:hAnsi="inherit" w:cs="Courier New"/>
                <w:color w:val="002D7A"/>
                <w:sz w:val="18"/>
                <w:szCs w:val="18"/>
                <w:bdr w:val="none" w:sz="0" w:space="0" w:color="auto" w:frame="1"/>
              </w:rPr>
              <w:t>p</w:t>
            </w:r>
            <w:r>
              <w:rPr>
                <w:rStyle w:val="crayon-h"/>
                <w:rFonts w:ascii="inherit" w:hAnsi="inherit" w:cs="Courier New"/>
                <w:color w:val="006FE0"/>
                <w:sz w:val="18"/>
                <w:szCs w:val="18"/>
                <w:bdr w:val="none" w:sz="0" w:space="0" w:color="auto" w:frame="1"/>
              </w:rPr>
              <w:t xml:space="preserve"> </w:t>
            </w:r>
            <w:r>
              <w:rPr>
                <w:rStyle w:val="crayon-o"/>
                <w:rFonts w:ascii="inherit" w:hAnsi="inherit" w:cs="Courier New"/>
                <w:color w:val="006FE0"/>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v"/>
                <w:rFonts w:ascii="inherit" w:hAnsi="inherit" w:cs="Courier New"/>
                <w:color w:val="002D7A"/>
                <w:sz w:val="18"/>
                <w:szCs w:val="18"/>
                <w:bdr w:val="none" w:sz="0" w:space="0" w:color="auto" w:frame="1"/>
              </w:rPr>
              <w:t>FINGERPRINT_BADLOCATION</w:t>
            </w:r>
            <w:r>
              <w:rPr>
                <w:rStyle w:val="crayon-sy"/>
                <w:rFonts w:ascii="inherit" w:hAnsi="inherit" w:cs="Courier New"/>
                <w:color w:val="333333"/>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sy"/>
                <w:rFonts w:ascii="inherit" w:hAnsi="inherit" w:cs="Courier New"/>
                <w:color w:val="333333"/>
                <w:sz w:val="18"/>
                <w:szCs w:val="18"/>
                <w:bdr w:val="none" w:sz="0" w:space="0" w:color="auto" w:frame="1"/>
              </w:rPr>
              <w:t>{</w:t>
            </w:r>
          </w:p>
          <w:p w14:paraId="62FD2A2F"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Serial</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println</w:t>
            </w:r>
            <w:r>
              <w:rPr>
                <w:rStyle w:val="crayon-sy"/>
                <w:rFonts w:ascii="inherit" w:hAnsi="inherit" w:cs="Courier New"/>
                <w:color w:val="333333"/>
                <w:sz w:val="18"/>
                <w:szCs w:val="18"/>
                <w:bdr w:val="none" w:sz="0" w:space="0" w:color="auto" w:frame="1"/>
              </w:rPr>
              <w:t>(</w:t>
            </w:r>
            <w:r>
              <w:rPr>
                <w:rStyle w:val="crayon-s"/>
                <w:rFonts w:ascii="inherit" w:hAnsi="inherit" w:cs="Courier New"/>
                <w:color w:val="008000"/>
                <w:sz w:val="18"/>
                <w:szCs w:val="18"/>
                <w:bdr w:val="none" w:sz="0" w:space="0" w:color="auto" w:frame="1"/>
              </w:rPr>
              <w:t>"Could not store in that location"</w:t>
            </w:r>
            <w:r>
              <w:rPr>
                <w:rStyle w:val="crayon-sy"/>
                <w:rFonts w:ascii="inherit" w:hAnsi="inherit" w:cs="Courier New"/>
                <w:color w:val="333333"/>
                <w:sz w:val="18"/>
                <w:szCs w:val="18"/>
                <w:bdr w:val="none" w:sz="0" w:space="0" w:color="auto" w:frame="1"/>
              </w:rPr>
              <w:t>);</w:t>
            </w:r>
          </w:p>
          <w:p w14:paraId="254831C8"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t"/>
                <w:rFonts w:ascii="inherit" w:hAnsi="inherit" w:cs="Courier New"/>
                <w:color w:val="800080"/>
                <w:sz w:val="18"/>
                <w:szCs w:val="18"/>
                <w:bdr w:val="none" w:sz="0" w:space="0" w:color="auto" w:frame="1"/>
              </w:rPr>
              <w:t>return</w:t>
            </w:r>
            <w:r>
              <w:rPr>
                <w:rStyle w:val="crayon-h"/>
                <w:rFonts w:ascii="inherit" w:hAnsi="inherit" w:cs="Courier New"/>
                <w:color w:val="006FE0"/>
                <w:sz w:val="18"/>
                <w:szCs w:val="18"/>
                <w:bdr w:val="none" w:sz="0" w:space="0" w:color="auto" w:frame="1"/>
              </w:rPr>
              <w:t xml:space="preserve"> </w:t>
            </w:r>
            <w:r>
              <w:rPr>
                <w:rStyle w:val="crayon-v"/>
                <w:rFonts w:ascii="inherit" w:hAnsi="inherit" w:cs="Courier New"/>
                <w:color w:val="002D7A"/>
                <w:sz w:val="18"/>
                <w:szCs w:val="18"/>
                <w:bdr w:val="none" w:sz="0" w:space="0" w:color="auto" w:frame="1"/>
              </w:rPr>
              <w:t>p</w:t>
            </w:r>
            <w:r>
              <w:rPr>
                <w:rStyle w:val="crayon-sy"/>
                <w:rFonts w:ascii="inherit" w:hAnsi="inherit" w:cs="Courier New"/>
                <w:color w:val="333333"/>
                <w:sz w:val="18"/>
                <w:szCs w:val="18"/>
                <w:bdr w:val="none" w:sz="0" w:space="0" w:color="auto" w:frame="1"/>
              </w:rPr>
              <w:t>;</w:t>
            </w:r>
          </w:p>
          <w:p w14:paraId="5DAA7DED"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y"/>
                <w:rFonts w:ascii="inherit" w:hAnsi="inherit" w:cs="Courier New"/>
                <w:color w:val="333333"/>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st"/>
                <w:rFonts w:ascii="inherit" w:hAnsi="inherit" w:cs="Courier New"/>
                <w:color w:val="800080"/>
                <w:sz w:val="18"/>
                <w:szCs w:val="18"/>
                <w:bdr w:val="none" w:sz="0" w:space="0" w:color="auto" w:frame="1"/>
              </w:rPr>
              <w:t>else</w:t>
            </w:r>
            <w:r>
              <w:rPr>
                <w:rStyle w:val="crayon-h"/>
                <w:rFonts w:ascii="inherit" w:hAnsi="inherit" w:cs="Courier New"/>
                <w:color w:val="006FE0"/>
                <w:sz w:val="18"/>
                <w:szCs w:val="18"/>
                <w:bdr w:val="none" w:sz="0" w:space="0" w:color="auto" w:frame="1"/>
              </w:rPr>
              <w:t xml:space="preserve"> </w:t>
            </w:r>
            <w:r>
              <w:rPr>
                <w:rStyle w:val="crayon-st"/>
                <w:rFonts w:ascii="inherit" w:hAnsi="inherit" w:cs="Courier New"/>
                <w:color w:val="800080"/>
                <w:sz w:val="18"/>
                <w:szCs w:val="18"/>
                <w:bdr w:val="none" w:sz="0" w:space="0" w:color="auto" w:frame="1"/>
              </w:rPr>
              <w:t>if</w:t>
            </w:r>
            <w:r>
              <w:rPr>
                <w:rStyle w:val="crayon-h"/>
                <w:rFonts w:ascii="inherit" w:hAnsi="inherit" w:cs="Courier New"/>
                <w:color w:val="006FE0"/>
                <w:sz w:val="18"/>
                <w:szCs w:val="18"/>
                <w:bdr w:val="none" w:sz="0" w:space="0" w:color="auto" w:frame="1"/>
              </w:rPr>
              <w:t xml:space="preserve"> </w:t>
            </w:r>
            <w:r>
              <w:rPr>
                <w:rStyle w:val="crayon-sy"/>
                <w:rFonts w:ascii="inherit" w:hAnsi="inherit" w:cs="Courier New"/>
                <w:color w:val="333333"/>
                <w:sz w:val="18"/>
                <w:szCs w:val="18"/>
                <w:bdr w:val="none" w:sz="0" w:space="0" w:color="auto" w:frame="1"/>
              </w:rPr>
              <w:t>(</w:t>
            </w:r>
            <w:r>
              <w:rPr>
                <w:rStyle w:val="crayon-v"/>
                <w:rFonts w:ascii="inherit" w:hAnsi="inherit" w:cs="Courier New"/>
                <w:color w:val="002D7A"/>
                <w:sz w:val="18"/>
                <w:szCs w:val="18"/>
                <w:bdr w:val="none" w:sz="0" w:space="0" w:color="auto" w:frame="1"/>
              </w:rPr>
              <w:t>p</w:t>
            </w:r>
            <w:r>
              <w:rPr>
                <w:rStyle w:val="crayon-h"/>
                <w:rFonts w:ascii="inherit" w:hAnsi="inherit" w:cs="Courier New"/>
                <w:color w:val="006FE0"/>
                <w:sz w:val="18"/>
                <w:szCs w:val="18"/>
                <w:bdr w:val="none" w:sz="0" w:space="0" w:color="auto" w:frame="1"/>
              </w:rPr>
              <w:t xml:space="preserve"> </w:t>
            </w:r>
            <w:r>
              <w:rPr>
                <w:rStyle w:val="crayon-o"/>
                <w:rFonts w:ascii="inherit" w:hAnsi="inherit" w:cs="Courier New"/>
                <w:color w:val="006FE0"/>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v"/>
                <w:rFonts w:ascii="inherit" w:hAnsi="inherit" w:cs="Courier New"/>
                <w:color w:val="002D7A"/>
                <w:sz w:val="18"/>
                <w:szCs w:val="18"/>
                <w:bdr w:val="none" w:sz="0" w:space="0" w:color="auto" w:frame="1"/>
              </w:rPr>
              <w:t>FINGERPRINT_FLASHERR</w:t>
            </w:r>
            <w:r>
              <w:rPr>
                <w:rStyle w:val="crayon-sy"/>
                <w:rFonts w:ascii="inherit" w:hAnsi="inherit" w:cs="Courier New"/>
                <w:color w:val="333333"/>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sy"/>
                <w:rFonts w:ascii="inherit" w:hAnsi="inherit" w:cs="Courier New"/>
                <w:color w:val="333333"/>
                <w:sz w:val="18"/>
                <w:szCs w:val="18"/>
                <w:bdr w:val="none" w:sz="0" w:space="0" w:color="auto" w:frame="1"/>
              </w:rPr>
              <w:t>{</w:t>
            </w:r>
          </w:p>
          <w:p w14:paraId="70ADD6BE"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Serial</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println</w:t>
            </w:r>
            <w:r>
              <w:rPr>
                <w:rStyle w:val="crayon-sy"/>
                <w:rFonts w:ascii="inherit" w:hAnsi="inherit" w:cs="Courier New"/>
                <w:color w:val="333333"/>
                <w:sz w:val="18"/>
                <w:szCs w:val="18"/>
                <w:bdr w:val="none" w:sz="0" w:space="0" w:color="auto" w:frame="1"/>
              </w:rPr>
              <w:t>(</w:t>
            </w:r>
            <w:r>
              <w:rPr>
                <w:rStyle w:val="crayon-s"/>
                <w:rFonts w:ascii="inherit" w:hAnsi="inherit" w:cs="Courier New"/>
                <w:color w:val="008000"/>
                <w:sz w:val="18"/>
                <w:szCs w:val="18"/>
                <w:bdr w:val="none" w:sz="0" w:space="0" w:color="auto" w:frame="1"/>
              </w:rPr>
              <w:t>"Error writing to flash"</w:t>
            </w:r>
            <w:r>
              <w:rPr>
                <w:rStyle w:val="crayon-sy"/>
                <w:rFonts w:ascii="inherit" w:hAnsi="inherit" w:cs="Courier New"/>
                <w:color w:val="333333"/>
                <w:sz w:val="18"/>
                <w:szCs w:val="18"/>
                <w:bdr w:val="none" w:sz="0" w:space="0" w:color="auto" w:frame="1"/>
              </w:rPr>
              <w:t>);</w:t>
            </w:r>
          </w:p>
          <w:p w14:paraId="58143B92"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lastRenderedPageBreak/>
              <w:t>    </w:t>
            </w:r>
            <w:r>
              <w:rPr>
                <w:rStyle w:val="crayon-st"/>
                <w:rFonts w:ascii="inherit" w:hAnsi="inherit" w:cs="Courier New"/>
                <w:color w:val="800080"/>
                <w:sz w:val="18"/>
                <w:szCs w:val="18"/>
                <w:bdr w:val="none" w:sz="0" w:space="0" w:color="auto" w:frame="1"/>
              </w:rPr>
              <w:t>return</w:t>
            </w:r>
            <w:r>
              <w:rPr>
                <w:rStyle w:val="crayon-h"/>
                <w:rFonts w:ascii="inherit" w:hAnsi="inherit" w:cs="Courier New"/>
                <w:color w:val="006FE0"/>
                <w:sz w:val="18"/>
                <w:szCs w:val="18"/>
                <w:bdr w:val="none" w:sz="0" w:space="0" w:color="auto" w:frame="1"/>
              </w:rPr>
              <w:t xml:space="preserve"> </w:t>
            </w:r>
            <w:r>
              <w:rPr>
                <w:rStyle w:val="crayon-v"/>
                <w:rFonts w:ascii="inherit" w:hAnsi="inherit" w:cs="Courier New"/>
                <w:color w:val="002D7A"/>
                <w:sz w:val="18"/>
                <w:szCs w:val="18"/>
                <w:bdr w:val="none" w:sz="0" w:space="0" w:color="auto" w:frame="1"/>
              </w:rPr>
              <w:t>p</w:t>
            </w:r>
            <w:r>
              <w:rPr>
                <w:rStyle w:val="crayon-sy"/>
                <w:rFonts w:ascii="inherit" w:hAnsi="inherit" w:cs="Courier New"/>
                <w:color w:val="333333"/>
                <w:sz w:val="18"/>
                <w:szCs w:val="18"/>
                <w:bdr w:val="none" w:sz="0" w:space="0" w:color="auto" w:frame="1"/>
              </w:rPr>
              <w:t>;</w:t>
            </w:r>
          </w:p>
          <w:p w14:paraId="1B3E3652"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y"/>
                <w:rFonts w:ascii="inherit" w:hAnsi="inherit" w:cs="Courier New"/>
                <w:color w:val="333333"/>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st"/>
                <w:rFonts w:ascii="inherit" w:hAnsi="inherit" w:cs="Courier New"/>
                <w:color w:val="800080"/>
                <w:sz w:val="18"/>
                <w:szCs w:val="18"/>
                <w:bdr w:val="none" w:sz="0" w:space="0" w:color="auto" w:frame="1"/>
              </w:rPr>
              <w:t>else</w:t>
            </w:r>
            <w:r>
              <w:rPr>
                <w:rStyle w:val="crayon-h"/>
                <w:rFonts w:ascii="inherit" w:hAnsi="inherit" w:cs="Courier New"/>
                <w:color w:val="006FE0"/>
                <w:sz w:val="18"/>
                <w:szCs w:val="18"/>
                <w:bdr w:val="none" w:sz="0" w:space="0" w:color="auto" w:frame="1"/>
              </w:rPr>
              <w:t xml:space="preserve"> </w:t>
            </w:r>
            <w:r>
              <w:rPr>
                <w:rStyle w:val="crayon-sy"/>
                <w:rFonts w:ascii="inherit" w:hAnsi="inherit" w:cs="Courier New"/>
                <w:color w:val="333333"/>
                <w:sz w:val="18"/>
                <w:szCs w:val="18"/>
                <w:bdr w:val="none" w:sz="0" w:space="0" w:color="auto" w:frame="1"/>
              </w:rPr>
              <w:t>{</w:t>
            </w:r>
          </w:p>
          <w:p w14:paraId="3CB698F1"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Serial</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println</w:t>
            </w:r>
            <w:r>
              <w:rPr>
                <w:rStyle w:val="crayon-sy"/>
                <w:rFonts w:ascii="inherit" w:hAnsi="inherit" w:cs="Courier New"/>
                <w:color w:val="333333"/>
                <w:sz w:val="18"/>
                <w:szCs w:val="18"/>
                <w:bdr w:val="none" w:sz="0" w:space="0" w:color="auto" w:frame="1"/>
              </w:rPr>
              <w:t>(</w:t>
            </w:r>
            <w:r>
              <w:rPr>
                <w:rStyle w:val="crayon-s"/>
                <w:rFonts w:ascii="inherit" w:hAnsi="inherit" w:cs="Courier New"/>
                <w:color w:val="008000"/>
                <w:sz w:val="18"/>
                <w:szCs w:val="18"/>
                <w:bdr w:val="none" w:sz="0" w:space="0" w:color="auto" w:frame="1"/>
              </w:rPr>
              <w:t>"Unknown error"</w:t>
            </w:r>
            <w:r>
              <w:rPr>
                <w:rStyle w:val="crayon-sy"/>
                <w:rFonts w:ascii="inherit" w:hAnsi="inherit" w:cs="Courier New"/>
                <w:color w:val="333333"/>
                <w:sz w:val="18"/>
                <w:szCs w:val="18"/>
                <w:bdr w:val="none" w:sz="0" w:space="0" w:color="auto" w:frame="1"/>
              </w:rPr>
              <w:t>);</w:t>
            </w:r>
          </w:p>
          <w:p w14:paraId="44163562"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t"/>
                <w:rFonts w:ascii="inherit" w:hAnsi="inherit" w:cs="Courier New"/>
                <w:color w:val="800080"/>
                <w:sz w:val="18"/>
                <w:szCs w:val="18"/>
                <w:bdr w:val="none" w:sz="0" w:space="0" w:color="auto" w:frame="1"/>
              </w:rPr>
              <w:t>return</w:t>
            </w:r>
            <w:r>
              <w:rPr>
                <w:rStyle w:val="crayon-h"/>
                <w:rFonts w:ascii="inherit" w:hAnsi="inherit" w:cs="Courier New"/>
                <w:color w:val="006FE0"/>
                <w:sz w:val="18"/>
                <w:szCs w:val="18"/>
                <w:bdr w:val="none" w:sz="0" w:space="0" w:color="auto" w:frame="1"/>
              </w:rPr>
              <w:t xml:space="preserve"> </w:t>
            </w:r>
            <w:r>
              <w:rPr>
                <w:rStyle w:val="crayon-v"/>
                <w:rFonts w:ascii="inherit" w:hAnsi="inherit" w:cs="Courier New"/>
                <w:color w:val="002D7A"/>
                <w:sz w:val="18"/>
                <w:szCs w:val="18"/>
                <w:bdr w:val="none" w:sz="0" w:space="0" w:color="auto" w:frame="1"/>
              </w:rPr>
              <w:t>p</w:t>
            </w:r>
            <w:r>
              <w:rPr>
                <w:rStyle w:val="crayon-sy"/>
                <w:rFonts w:ascii="inherit" w:hAnsi="inherit" w:cs="Courier New"/>
                <w:color w:val="333333"/>
                <w:sz w:val="18"/>
                <w:szCs w:val="18"/>
                <w:bdr w:val="none" w:sz="0" w:space="0" w:color="auto" w:frame="1"/>
              </w:rPr>
              <w:t>;</w:t>
            </w:r>
          </w:p>
          <w:p w14:paraId="230AD6A8"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y"/>
                <w:rFonts w:ascii="inherit" w:hAnsi="inherit" w:cs="Courier New"/>
                <w:color w:val="333333"/>
                <w:sz w:val="18"/>
                <w:szCs w:val="18"/>
                <w:bdr w:val="none" w:sz="0" w:space="0" w:color="auto" w:frame="1"/>
              </w:rPr>
              <w:t>}</w:t>
            </w:r>
          </w:p>
          <w:p w14:paraId="71D9ADA4" w14:textId="77777777" w:rsidR="00560C78" w:rsidRDefault="00560C78">
            <w:pPr>
              <w:spacing w:line="225" w:lineRule="atLeast"/>
              <w:textAlignment w:val="baseline"/>
              <w:rPr>
                <w:rFonts w:ascii="inherit" w:hAnsi="inherit" w:cs="Courier New"/>
                <w:color w:val="000000"/>
                <w:sz w:val="18"/>
                <w:szCs w:val="18"/>
              </w:rPr>
            </w:pPr>
            <w:r>
              <w:rPr>
                <w:rStyle w:val="crayon-sy"/>
                <w:rFonts w:ascii="inherit" w:hAnsi="inherit" w:cs="Courier New"/>
                <w:color w:val="333333"/>
                <w:sz w:val="18"/>
                <w:szCs w:val="18"/>
                <w:bdr w:val="none" w:sz="0" w:space="0" w:color="auto" w:frame="1"/>
              </w:rPr>
              <w:t>}</w:t>
            </w:r>
          </w:p>
          <w:p w14:paraId="46E758C6"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Fonts w:ascii="inherit" w:hAnsi="inherit" w:cs="Courier New"/>
                <w:color w:val="000000"/>
                <w:sz w:val="18"/>
                <w:szCs w:val="18"/>
              </w:rPr>
              <w:t> </w:t>
            </w:r>
          </w:p>
          <w:p w14:paraId="344588DC" w14:textId="77777777" w:rsidR="00560C78" w:rsidRDefault="00560C78">
            <w:pPr>
              <w:spacing w:line="225" w:lineRule="atLeast"/>
              <w:textAlignment w:val="baseline"/>
              <w:rPr>
                <w:rFonts w:ascii="inherit" w:hAnsi="inherit" w:cs="Courier New"/>
                <w:color w:val="000000"/>
                <w:sz w:val="18"/>
                <w:szCs w:val="18"/>
              </w:rPr>
            </w:pPr>
            <w:r>
              <w:rPr>
                <w:rStyle w:val="crayon-t"/>
                <w:rFonts w:ascii="inherit" w:hAnsi="inherit" w:cs="Courier New"/>
                <w:color w:val="800080"/>
                <w:sz w:val="18"/>
                <w:szCs w:val="18"/>
                <w:bdr w:val="none" w:sz="0" w:space="0" w:color="auto" w:frame="1"/>
              </w:rPr>
              <w:t>int</w:t>
            </w:r>
            <w:r>
              <w:rPr>
                <w:rStyle w:val="crayon-h"/>
                <w:rFonts w:ascii="inherit" w:hAnsi="inherit" w:cs="Courier New"/>
                <w:color w:val="006FE0"/>
                <w:sz w:val="18"/>
                <w:szCs w:val="18"/>
                <w:bdr w:val="none" w:sz="0" w:space="0" w:color="auto" w:frame="1"/>
              </w:rPr>
              <w:t xml:space="preserve"> </w:t>
            </w:r>
            <w:r>
              <w:rPr>
                <w:rStyle w:val="crayon-e"/>
                <w:rFonts w:ascii="inherit" w:hAnsi="inherit" w:cs="Courier New"/>
                <w:color w:val="004ED0"/>
                <w:sz w:val="18"/>
                <w:szCs w:val="18"/>
                <w:bdr w:val="none" w:sz="0" w:space="0" w:color="auto" w:frame="1"/>
              </w:rPr>
              <w:t>getFingerprintIDez</w:t>
            </w:r>
            <w:r>
              <w:rPr>
                <w:rStyle w:val="crayon-sy"/>
                <w:rFonts w:ascii="inherit" w:hAnsi="inherit" w:cs="Courier New"/>
                <w:color w:val="333333"/>
                <w:sz w:val="18"/>
                <w:szCs w:val="18"/>
                <w:bdr w:val="none" w:sz="0" w:space="0" w:color="auto" w:frame="1"/>
              </w:rPr>
              <w:t>()</w:t>
            </w:r>
          </w:p>
          <w:p w14:paraId="6AA02D19"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sy"/>
                <w:rFonts w:ascii="inherit" w:hAnsi="inherit" w:cs="Courier New"/>
                <w:color w:val="333333"/>
                <w:sz w:val="18"/>
                <w:szCs w:val="18"/>
                <w:bdr w:val="none" w:sz="0" w:space="0" w:color="auto" w:frame="1"/>
              </w:rPr>
              <w:t>{</w:t>
            </w:r>
          </w:p>
          <w:p w14:paraId="1DEEF55F"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uint8</w:t>
            </w:r>
            <w:r>
              <w:rPr>
                <w:rStyle w:val="crayon-sy"/>
                <w:rFonts w:ascii="inherit" w:hAnsi="inherit" w:cs="Courier New"/>
                <w:color w:val="333333"/>
                <w:sz w:val="18"/>
                <w:szCs w:val="18"/>
                <w:bdr w:val="none" w:sz="0" w:space="0" w:color="auto" w:frame="1"/>
              </w:rPr>
              <w:t>_</w:t>
            </w:r>
            <w:r>
              <w:rPr>
                <w:rFonts w:ascii="inherit" w:hAnsi="inherit" w:cs="Courier New"/>
                <w:color w:val="000000"/>
                <w:sz w:val="18"/>
                <w:szCs w:val="18"/>
              </w:rPr>
              <w:t>t</w:t>
            </w:r>
            <w:r>
              <w:rPr>
                <w:rStyle w:val="crayon-h"/>
                <w:rFonts w:ascii="inherit" w:hAnsi="inherit" w:cs="Courier New"/>
                <w:color w:val="006FE0"/>
                <w:sz w:val="18"/>
                <w:szCs w:val="18"/>
                <w:bdr w:val="none" w:sz="0" w:space="0" w:color="auto" w:frame="1"/>
              </w:rPr>
              <w:t xml:space="preserve"> </w:t>
            </w:r>
            <w:r>
              <w:rPr>
                <w:rStyle w:val="crayon-v"/>
                <w:rFonts w:ascii="inherit" w:hAnsi="inherit" w:cs="Courier New"/>
                <w:color w:val="002D7A"/>
                <w:sz w:val="18"/>
                <w:szCs w:val="18"/>
                <w:bdr w:val="none" w:sz="0" w:space="0" w:color="auto" w:frame="1"/>
              </w:rPr>
              <w:t>p</w:t>
            </w:r>
            <w:r>
              <w:rPr>
                <w:rStyle w:val="crayon-h"/>
                <w:rFonts w:ascii="inherit" w:hAnsi="inherit" w:cs="Courier New"/>
                <w:color w:val="006FE0"/>
                <w:sz w:val="18"/>
                <w:szCs w:val="18"/>
                <w:bdr w:val="none" w:sz="0" w:space="0" w:color="auto" w:frame="1"/>
              </w:rPr>
              <w:t xml:space="preserve"> </w:t>
            </w:r>
            <w:r>
              <w:rPr>
                <w:rStyle w:val="crayon-o"/>
                <w:rFonts w:ascii="inherit" w:hAnsi="inherit" w:cs="Courier New"/>
                <w:color w:val="006FE0"/>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v"/>
                <w:rFonts w:ascii="inherit" w:hAnsi="inherit" w:cs="Courier New"/>
                <w:color w:val="002D7A"/>
                <w:sz w:val="18"/>
                <w:szCs w:val="18"/>
                <w:bdr w:val="none" w:sz="0" w:space="0" w:color="auto" w:frame="1"/>
              </w:rPr>
              <w:t>finger</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getImage</w:t>
            </w:r>
            <w:r>
              <w:rPr>
                <w:rStyle w:val="crayon-sy"/>
                <w:rFonts w:ascii="inherit" w:hAnsi="inherit" w:cs="Courier New"/>
                <w:color w:val="333333"/>
                <w:sz w:val="18"/>
                <w:szCs w:val="18"/>
                <w:bdr w:val="none" w:sz="0" w:space="0" w:color="auto" w:frame="1"/>
              </w:rPr>
              <w:t>();</w:t>
            </w:r>
          </w:p>
          <w:p w14:paraId="7347F674"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t"/>
                <w:rFonts w:ascii="inherit" w:hAnsi="inherit" w:cs="Courier New"/>
                <w:color w:val="800080"/>
                <w:sz w:val="18"/>
                <w:szCs w:val="18"/>
                <w:bdr w:val="none" w:sz="0" w:space="0" w:color="auto" w:frame="1"/>
              </w:rPr>
              <w:t>if</w:t>
            </w:r>
            <w:r>
              <w:rPr>
                <w:rStyle w:val="crayon-h"/>
                <w:rFonts w:ascii="inherit" w:hAnsi="inherit" w:cs="Courier New"/>
                <w:color w:val="006FE0"/>
                <w:sz w:val="18"/>
                <w:szCs w:val="18"/>
                <w:bdr w:val="none" w:sz="0" w:space="0" w:color="auto" w:frame="1"/>
              </w:rPr>
              <w:t xml:space="preserve"> </w:t>
            </w:r>
            <w:r>
              <w:rPr>
                <w:rStyle w:val="crayon-sy"/>
                <w:rFonts w:ascii="inherit" w:hAnsi="inherit" w:cs="Courier New"/>
                <w:color w:val="333333"/>
                <w:sz w:val="18"/>
                <w:szCs w:val="18"/>
                <w:bdr w:val="none" w:sz="0" w:space="0" w:color="auto" w:frame="1"/>
              </w:rPr>
              <w:t>(</w:t>
            </w:r>
            <w:r>
              <w:rPr>
                <w:rStyle w:val="crayon-v"/>
                <w:rFonts w:ascii="inherit" w:hAnsi="inherit" w:cs="Courier New"/>
                <w:color w:val="002D7A"/>
                <w:sz w:val="18"/>
                <w:szCs w:val="18"/>
                <w:bdr w:val="none" w:sz="0" w:space="0" w:color="auto" w:frame="1"/>
              </w:rPr>
              <w:t>p</w:t>
            </w:r>
            <w:r>
              <w:rPr>
                <w:rStyle w:val="crayon-h"/>
                <w:rFonts w:ascii="inherit" w:hAnsi="inherit" w:cs="Courier New"/>
                <w:color w:val="006FE0"/>
                <w:sz w:val="18"/>
                <w:szCs w:val="18"/>
                <w:bdr w:val="none" w:sz="0" w:space="0" w:color="auto" w:frame="1"/>
              </w:rPr>
              <w:t xml:space="preserve"> </w:t>
            </w:r>
            <w:r>
              <w:rPr>
                <w:rStyle w:val="crayon-o"/>
                <w:rFonts w:ascii="inherit" w:hAnsi="inherit" w:cs="Courier New"/>
                <w:color w:val="006FE0"/>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v"/>
                <w:rFonts w:ascii="inherit" w:hAnsi="inherit" w:cs="Courier New"/>
                <w:color w:val="002D7A"/>
                <w:sz w:val="18"/>
                <w:szCs w:val="18"/>
                <w:bdr w:val="none" w:sz="0" w:space="0" w:color="auto" w:frame="1"/>
              </w:rPr>
              <w:t>FINGERPRINT_OK</w:t>
            </w:r>
            <w:r>
              <w:rPr>
                <w:rStyle w:val="crayon-sy"/>
                <w:rFonts w:ascii="inherit" w:hAnsi="inherit" w:cs="Courier New"/>
                <w:color w:val="333333"/>
                <w:sz w:val="18"/>
                <w:szCs w:val="18"/>
                <w:bdr w:val="none" w:sz="0" w:space="0" w:color="auto" w:frame="1"/>
              </w:rPr>
              <w:t>)</w:t>
            </w:r>
          </w:p>
          <w:p w14:paraId="2AC6C225"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t"/>
                <w:rFonts w:ascii="inherit" w:hAnsi="inherit" w:cs="Courier New"/>
                <w:color w:val="800080"/>
                <w:sz w:val="18"/>
                <w:szCs w:val="18"/>
                <w:bdr w:val="none" w:sz="0" w:space="0" w:color="auto" w:frame="1"/>
              </w:rPr>
              <w:t>return</w:t>
            </w:r>
            <w:r>
              <w:rPr>
                <w:rStyle w:val="crayon-h"/>
                <w:rFonts w:ascii="inherit" w:hAnsi="inherit" w:cs="Courier New"/>
                <w:color w:val="006FE0"/>
                <w:sz w:val="18"/>
                <w:szCs w:val="18"/>
                <w:bdr w:val="none" w:sz="0" w:space="0" w:color="auto" w:frame="1"/>
              </w:rPr>
              <w:t xml:space="preserve"> </w:t>
            </w:r>
            <w:r>
              <w:rPr>
                <w:rStyle w:val="crayon-o"/>
                <w:rFonts w:ascii="inherit" w:hAnsi="inherit" w:cs="Courier New"/>
                <w:color w:val="006FE0"/>
                <w:sz w:val="18"/>
                <w:szCs w:val="18"/>
                <w:bdr w:val="none" w:sz="0" w:space="0" w:color="auto" w:frame="1"/>
              </w:rPr>
              <w:t>-</w:t>
            </w:r>
            <w:r>
              <w:rPr>
                <w:rStyle w:val="crayon-cn"/>
                <w:rFonts w:ascii="inherit" w:hAnsi="inherit" w:cs="Courier New"/>
                <w:color w:val="CE0000"/>
                <w:sz w:val="18"/>
                <w:szCs w:val="18"/>
                <w:bdr w:val="none" w:sz="0" w:space="0" w:color="auto" w:frame="1"/>
              </w:rPr>
              <w:t>1</w:t>
            </w:r>
            <w:r>
              <w:rPr>
                <w:rStyle w:val="crayon-sy"/>
                <w:rFonts w:ascii="inherit" w:hAnsi="inherit" w:cs="Courier New"/>
                <w:color w:val="333333"/>
                <w:sz w:val="18"/>
                <w:szCs w:val="18"/>
                <w:bdr w:val="none" w:sz="0" w:space="0" w:color="auto" w:frame="1"/>
              </w:rPr>
              <w:t>;</w:t>
            </w:r>
          </w:p>
          <w:p w14:paraId="2612BE9D"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p</w:t>
            </w:r>
            <w:r>
              <w:rPr>
                <w:rStyle w:val="crayon-h"/>
                <w:rFonts w:ascii="inherit" w:hAnsi="inherit" w:cs="Courier New"/>
                <w:color w:val="006FE0"/>
                <w:sz w:val="18"/>
                <w:szCs w:val="18"/>
                <w:bdr w:val="none" w:sz="0" w:space="0" w:color="auto" w:frame="1"/>
              </w:rPr>
              <w:t xml:space="preserve"> </w:t>
            </w:r>
            <w:r>
              <w:rPr>
                <w:rStyle w:val="crayon-o"/>
                <w:rFonts w:ascii="inherit" w:hAnsi="inherit" w:cs="Courier New"/>
                <w:color w:val="006FE0"/>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v"/>
                <w:rFonts w:ascii="inherit" w:hAnsi="inherit" w:cs="Courier New"/>
                <w:color w:val="002D7A"/>
                <w:sz w:val="18"/>
                <w:szCs w:val="18"/>
                <w:bdr w:val="none" w:sz="0" w:space="0" w:color="auto" w:frame="1"/>
              </w:rPr>
              <w:t>finger</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image2Tz</w:t>
            </w:r>
            <w:r>
              <w:rPr>
                <w:rStyle w:val="crayon-sy"/>
                <w:rFonts w:ascii="inherit" w:hAnsi="inherit" w:cs="Courier New"/>
                <w:color w:val="333333"/>
                <w:sz w:val="18"/>
                <w:szCs w:val="18"/>
                <w:bdr w:val="none" w:sz="0" w:space="0" w:color="auto" w:frame="1"/>
              </w:rPr>
              <w:t>();</w:t>
            </w:r>
          </w:p>
          <w:p w14:paraId="38275737"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t"/>
                <w:rFonts w:ascii="inherit" w:hAnsi="inherit" w:cs="Courier New"/>
                <w:color w:val="800080"/>
                <w:sz w:val="18"/>
                <w:szCs w:val="18"/>
                <w:bdr w:val="none" w:sz="0" w:space="0" w:color="auto" w:frame="1"/>
              </w:rPr>
              <w:t>if</w:t>
            </w:r>
            <w:r>
              <w:rPr>
                <w:rStyle w:val="crayon-h"/>
                <w:rFonts w:ascii="inherit" w:hAnsi="inherit" w:cs="Courier New"/>
                <w:color w:val="006FE0"/>
                <w:sz w:val="18"/>
                <w:szCs w:val="18"/>
                <w:bdr w:val="none" w:sz="0" w:space="0" w:color="auto" w:frame="1"/>
              </w:rPr>
              <w:t xml:space="preserve"> </w:t>
            </w:r>
            <w:r>
              <w:rPr>
                <w:rStyle w:val="crayon-sy"/>
                <w:rFonts w:ascii="inherit" w:hAnsi="inherit" w:cs="Courier New"/>
                <w:color w:val="333333"/>
                <w:sz w:val="18"/>
                <w:szCs w:val="18"/>
                <w:bdr w:val="none" w:sz="0" w:space="0" w:color="auto" w:frame="1"/>
              </w:rPr>
              <w:t>(</w:t>
            </w:r>
            <w:r>
              <w:rPr>
                <w:rStyle w:val="crayon-v"/>
                <w:rFonts w:ascii="inherit" w:hAnsi="inherit" w:cs="Courier New"/>
                <w:color w:val="002D7A"/>
                <w:sz w:val="18"/>
                <w:szCs w:val="18"/>
                <w:bdr w:val="none" w:sz="0" w:space="0" w:color="auto" w:frame="1"/>
              </w:rPr>
              <w:t>p</w:t>
            </w:r>
            <w:r>
              <w:rPr>
                <w:rStyle w:val="crayon-h"/>
                <w:rFonts w:ascii="inherit" w:hAnsi="inherit" w:cs="Courier New"/>
                <w:color w:val="006FE0"/>
                <w:sz w:val="18"/>
                <w:szCs w:val="18"/>
                <w:bdr w:val="none" w:sz="0" w:space="0" w:color="auto" w:frame="1"/>
              </w:rPr>
              <w:t xml:space="preserve"> </w:t>
            </w:r>
            <w:r>
              <w:rPr>
                <w:rStyle w:val="crayon-o"/>
                <w:rFonts w:ascii="inherit" w:hAnsi="inherit" w:cs="Courier New"/>
                <w:color w:val="006FE0"/>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v"/>
                <w:rFonts w:ascii="inherit" w:hAnsi="inherit" w:cs="Courier New"/>
                <w:color w:val="002D7A"/>
                <w:sz w:val="18"/>
                <w:szCs w:val="18"/>
                <w:bdr w:val="none" w:sz="0" w:space="0" w:color="auto" w:frame="1"/>
              </w:rPr>
              <w:t>FINGERPRINT_OK</w:t>
            </w:r>
            <w:r>
              <w:rPr>
                <w:rStyle w:val="crayon-sy"/>
                <w:rFonts w:ascii="inherit" w:hAnsi="inherit" w:cs="Courier New"/>
                <w:color w:val="333333"/>
                <w:sz w:val="18"/>
                <w:szCs w:val="18"/>
                <w:bdr w:val="none" w:sz="0" w:space="0" w:color="auto" w:frame="1"/>
              </w:rPr>
              <w:t>)</w:t>
            </w:r>
          </w:p>
          <w:p w14:paraId="5849AC13"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t"/>
                <w:rFonts w:ascii="inherit" w:hAnsi="inherit" w:cs="Courier New"/>
                <w:color w:val="800080"/>
                <w:sz w:val="18"/>
                <w:szCs w:val="18"/>
                <w:bdr w:val="none" w:sz="0" w:space="0" w:color="auto" w:frame="1"/>
              </w:rPr>
              <w:t>return</w:t>
            </w:r>
            <w:r>
              <w:rPr>
                <w:rStyle w:val="crayon-h"/>
                <w:rFonts w:ascii="inherit" w:hAnsi="inherit" w:cs="Courier New"/>
                <w:color w:val="006FE0"/>
                <w:sz w:val="18"/>
                <w:szCs w:val="18"/>
                <w:bdr w:val="none" w:sz="0" w:space="0" w:color="auto" w:frame="1"/>
              </w:rPr>
              <w:t xml:space="preserve"> </w:t>
            </w:r>
            <w:r>
              <w:rPr>
                <w:rStyle w:val="crayon-o"/>
                <w:rFonts w:ascii="inherit" w:hAnsi="inherit" w:cs="Courier New"/>
                <w:color w:val="006FE0"/>
                <w:sz w:val="18"/>
                <w:szCs w:val="18"/>
                <w:bdr w:val="none" w:sz="0" w:space="0" w:color="auto" w:frame="1"/>
              </w:rPr>
              <w:t>-</w:t>
            </w:r>
            <w:r>
              <w:rPr>
                <w:rStyle w:val="crayon-cn"/>
                <w:rFonts w:ascii="inherit" w:hAnsi="inherit" w:cs="Courier New"/>
                <w:color w:val="CE0000"/>
                <w:sz w:val="18"/>
                <w:szCs w:val="18"/>
                <w:bdr w:val="none" w:sz="0" w:space="0" w:color="auto" w:frame="1"/>
              </w:rPr>
              <w:t>1</w:t>
            </w:r>
            <w:r>
              <w:rPr>
                <w:rStyle w:val="crayon-sy"/>
                <w:rFonts w:ascii="inherit" w:hAnsi="inherit" w:cs="Courier New"/>
                <w:color w:val="333333"/>
                <w:sz w:val="18"/>
                <w:szCs w:val="18"/>
                <w:bdr w:val="none" w:sz="0" w:space="0" w:color="auto" w:frame="1"/>
              </w:rPr>
              <w:t>;</w:t>
            </w:r>
          </w:p>
          <w:p w14:paraId="1D5B3F9A" w14:textId="77777777" w:rsidR="00560C78" w:rsidRDefault="00560C78">
            <w:pPr>
              <w:spacing w:line="225" w:lineRule="atLeast"/>
              <w:textAlignment w:val="baseline"/>
              <w:rPr>
                <w:rFonts w:ascii="inherit" w:hAnsi="inherit" w:cs="Courier New"/>
                <w:color w:val="000000"/>
                <w:sz w:val="18"/>
                <w:szCs w:val="18"/>
              </w:rPr>
            </w:pPr>
            <w:r>
              <w:rPr>
                <w:rFonts w:ascii="inherit" w:hAnsi="inherit" w:cs="Courier New"/>
                <w:color w:val="000000"/>
                <w:sz w:val="18"/>
                <w:szCs w:val="18"/>
              </w:rPr>
              <w:t> </w:t>
            </w:r>
          </w:p>
          <w:p w14:paraId="50A3C399"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p</w:t>
            </w:r>
            <w:r>
              <w:rPr>
                <w:rStyle w:val="crayon-h"/>
                <w:rFonts w:ascii="inherit" w:hAnsi="inherit" w:cs="Courier New"/>
                <w:color w:val="006FE0"/>
                <w:sz w:val="18"/>
                <w:szCs w:val="18"/>
                <w:bdr w:val="none" w:sz="0" w:space="0" w:color="auto" w:frame="1"/>
              </w:rPr>
              <w:t xml:space="preserve"> </w:t>
            </w:r>
            <w:r>
              <w:rPr>
                <w:rStyle w:val="crayon-o"/>
                <w:rFonts w:ascii="inherit" w:hAnsi="inherit" w:cs="Courier New"/>
                <w:color w:val="006FE0"/>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v"/>
                <w:rFonts w:ascii="inherit" w:hAnsi="inherit" w:cs="Courier New"/>
                <w:color w:val="002D7A"/>
                <w:sz w:val="18"/>
                <w:szCs w:val="18"/>
                <w:bdr w:val="none" w:sz="0" w:space="0" w:color="auto" w:frame="1"/>
              </w:rPr>
              <w:t>finger</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fingerFastSearch</w:t>
            </w:r>
            <w:r>
              <w:rPr>
                <w:rStyle w:val="crayon-sy"/>
                <w:rFonts w:ascii="inherit" w:hAnsi="inherit" w:cs="Courier New"/>
                <w:color w:val="333333"/>
                <w:sz w:val="18"/>
                <w:szCs w:val="18"/>
                <w:bdr w:val="none" w:sz="0" w:space="0" w:color="auto" w:frame="1"/>
              </w:rPr>
              <w:t>();</w:t>
            </w:r>
          </w:p>
          <w:p w14:paraId="35939774"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t"/>
                <w:rFonts w:ascii="inherit" w:hAnsi="inherit" w:cs="Courier New"/>
                <w:color w:val="800080"/>
                <w:sz w:val="18"/>
                <w:szCs w:val="18"/>
                <w:bdr w:val="none" w:sz="0" w:space="0" w:color="auto" w:frame="1"/>
              </w:rPr>
              <w:t>if</w:t>
            </w:r>
            <w:r>
              <w:rPr>
                <w:rStyle w:val="crayon-h"/>
                <w:rFonts w:ascii="inherit" w:hAnsi="inherit" w:cs="Courier New"/>
                <w:color w:val="006FE0"/>
                <w:sz w:val="18"/>
                <w:szCs w:val="18"/>
                <w:bdr w:val="none" w:sz="0" w:space="0" w:color="auto" w:frame="1"/>
              </w:rPr>
              <w:t xml:space="preserve"> </w:t>
            </w:r>
            <w:r>
              <w:rPr>
                <w:rStyle w:val="crayon-sy"/>
                <w:rFonts w:ascii="inherit" w:hAnsi="inherit" w:cs="Courier New"/>
                <w:color w:val="333333"/>
                <w:sz w:val="18"/>
                <w:szCs w:val="18"/>
                <w:bdr w:val="none" w:sz="0" w:space="0" w:color="auto" w:frame="1"/>
              </w:rPr>
              <w:t>(</w:t>
            </w:r>
            <w:r>
              <w:rPr>
                <w:rStyle w:val="crayon-v"/>
                <w:rFonts w:ascii="inherit" w:hAnsi="inherit" w:cs="Courier New"/>
                <w:color w:val="002D7A"/>
                <w:sz w:val="18"/>
                <w:szCs w:val="18"/>
                <w:bdr w:val="none" w:sz="0" w:space="0" w:color="auto" w:frame="1"/>
              </w:rPr>
              <w:t>p</w:t>
            </w:r>
            <w:r>
              <w:rPr>
                <w:rStyle w:val="crayon-h"/>
                <w:rFonts w:ascii="inherit" w:hAnsi="inherit" w:cs="Courier New"/>
                <w:color w:val="006FE0"/>
                <w:sz w:val="18"/>
                <w:szCs w:val="18"/>
                <w:bdr w:val="none" w:sz="0" w:space="0" w:color="auto" w:frame="1"/>
              </w:rPr>
              <w:t xml:space="preserve"> </w:t>
            </w:r>
            <w:r>
              <w:rPr>
                <w:rStyle w:val="crayon-o"/>
                <w:rFonts w:ascii="inherit" w:hAnsi="inherit" w:cs="Courier New"/>
                <w:color w:val="006FE0"/>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v"/>
                <w:rFonts w:ascii="inherit" w:hAnsi="inherit" w:cs="Courier New"/>
                <w:color w:val="002D7A"/>
                <w:sz w:val="18"/>
                <w:szCs w:val="18"/>
                <w:bdr w:val="none" w:sz="0" w:space="0" w:color="auto" w:frame="1"/>
              </w:rPr>
              <w:t>FINGERPRINT_OK</w:t>
            </w:r>
            <w:r>
              <w:rPr>
                <w:rStyle w:val="crayon-sy"/>
                <w:rFonts w:ascii="inherit" w:hAnsi="inherit" w:cs="Courier New"/>
                <w:color w:val="333333"/>
                <w:sz w:val="18"/>
                <w:szCs w:val="18"/>
                <w:bdr w:val="none" w:sz="0" w:space="0" w:color="auto" w:frame="1"/>
              </w:rPr>
              <w:t>)</w:t>
            </w:r>
          </w:p>
          <w:p w14:paraId="7A2612EE"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y"/>
                <w:rFonts w:ascii="inherit" w:hAnsi="inherit" w:cs="Courier New"/>
                <w:color w:val="333333"/>
                <w:sz w:val="18"/>
                <w:szCs w:val="18"/>
                <w:bdr w:val="none" w:sz="0" w:space="0" w:color="auto" w:frame="1"/>
              </w:rPr>
              <w:t>{</w:t>
            </w:r>
          </w:p>
          <w:p w14:paraId="21B133D7"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lcd</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clear</w:t>
            </w:r>
            <w:r>
              <w:rPr>
                <w:rStyle w:val="crayon-sy"/>
                <w:rFonts w:ascii="inherit" w:hAnsi="inherit" w:cs="Courier New"/>
                <w:color w:val="333333"/>
                <w:sz w:val="18"/>
                <w:szCs w:val="18"/>
                <w:bdr w:val="none" w:sz="0" w:space="0" w:color="auto" w:frame="1"/>
              </w:rPr>
              <w:t>();</w:t>
            </w:r>
          </w:p>
          <w:p w14:paraId="261E90DB"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lcd</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print</w:t>
            </w:r>
            <w:r>
              <w:rPr>
                <w:rStyle w:val="crayon-sy"/>
                <w:rFonts w:ascii="inherit" w:hAnsi="inherit" w:cs="Courier New"/>
                <w:color w:val="333333"/>
                <w:sz w:val="18"/>
                <w:szCs w:val="18"/>
                <w:bdr w:val="none" w:sz="0" w:space="0" w:color="auto" w:frame="1"/>
              </w:rPr>
              <w:t>(</w:t>
            </w:r>
            <w:r>
              <w:rPr>
                <w:rStyle w:val="crayon-s"/>
                <w:rFonts w:ascii="inherit" w:hAnsi="inherit" w:cs="Courier New"/>
                <w:color w:val="008000"/>
                <w:sz w:val="18"/>
                <w:szCs w:val="18"/>
                <w:bdr w:val="none" w:sz="0" w:space="0" w:color="auto" w:frame="1"/>
              </w:rPr>
              <w:t>"Finger Not Found"</w:t>
            </w:r>
            <w:r>
              <w:rPr>
                <w:rStyle w:val="crayon-sy"/>
                <w:rFonts w:ascii="inherit" w:hAnsi="inherit" w:cs="Courier New"/>
                <w:color w:val="333333"/>
                <w:sz w:val="18"/>
                <w:szCs w:val="18"/>
                <w:bdr w:val="none" w:sz="0" w:space="0" w:color="auto" w:frame="1"/>
              </w:rPr>
              <w:t>);</w:t>
            </w:r>
          </w:p>
          <w:p w14:paraId="7DA7DB8D"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lcd</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setCursor</w:t>
            </w:r>
            <w:r>
              <w:rPr>
                <w:rStyle w:val="crayon-sy"/>
                <w:rFonts w:ascii="inherit" w:hAnsi="inherit" w:cs="Courier New"/>
                <w:color w:val="333333"/>
                <w:sz w:val="18"/>
                <w:szCs w:val="18"/>
                <w:bdr w:val="none" w:sz="0" w:space="0" w:color="auto" w:frame="1"/>
              </w:rPr>
              <w:t>(</w:t>
            </w:r>
            <w:r>
              <w:rPr>
                <w:rStyle w:val="crayon-cn"/>
                <w:rFonts w:ascii="inherit" w:hAnsi="inherit" w:cs="Courier New"/>
                <w:color w:val="CE0000"/>
                <w:sz w:val="18"/>
                <w:szCs w:val="18"/>
                <w:bdr w:val="none" w:sz="0" w:space="0" w:color="auto" w:frame="1"/>
              </w:rPr>
              <w:t>0</w:t>
            </w:r>
            <w:r>
              <w:rPr>
                <w:rStyle w:val="crayon-sy"/>
                <w:rFonts w:ascii="inherit" w:hAnsi="inherit" w:cs="Courier New"/>
                <w:color w:val="333333"/>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cn"/>
                <w:rFonts w:ascii="inherit" w:hAnsi="inherit" w:cs="Courier New"/>
                <w:color w:val="CE0000"/>
                <w:sz w:val="18"/>
                <w:szCs w:val="18"/>
                <w:bdr w:val="none" w:sz="0" w:space="0" w:color="auto" w:frame="1"/>
              </w:rPr>
              <w:t>1</w:t>
            </w:r>
            <w:r>
              <w:rPr>
                <w:rStyle w:val="crayon-sy"/>
                <w:rFonts w:ascii="inherit" w:hAnsi="inherit" w:cs="Courier New"/>
                <w:color w:val="333333"/>
                <w:sz w:val="18"/>
                <w:szCs w:val="18"/>
                <w:bdr w:val="none" w:sz="0" w:space="0" w:color="auto" w:frame="1"/>
              </w:rPr>
              <w:t>);</w:t>
            </w:r>
          </w:p>
          <w:p w14:paraId="2B9EA0B1"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lcd</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print</w:t>
            </w:r>
            <w:r>
              <w:rPr>
                <w:rStyle w:val="crayon-sy"/>
                <w:rFonts w:ascii="inherit" w:hAnsi="inherit" w:cs="Courier New"/>
                <w:color w:val="333333"/>
                <w:sz w:val="18"/>
                <w:szCs w:val="18"/>
                <w:bdr w:val="none" w:sz="0" w:space="0" w:color="auto" w:frame="1"/>
              </w:rPr>
              <w:t>(</w:t>
            </w:r>
            <w:r>
              <w:rPr>
                <w:rStyle w:val="crayon-s"/>
                <w:rFonts w:ascii="inherit" w:hAnsi="inherit" w:cs="Courier New"/>
                <w:color w:val="008000"/>
                <w:sz w:val="18"/>
                <w:szCs w:val="18"/>
                <w:bdr w:val="none" w:sz="0" w:space="0" w:color="auto" w:frame="1"/>
              </w:rPr>
              <w:t>"Try Later"</w:t>
            </w:r>
            <w:r>
              <w:rPr>
                <w:rStyle w:val="crayon-sy"/>
                <w:rFonts w:ascii="inherit" w:hAnsi="inherit" w:cs="Courier New"/>
                <w:color w:val="333333"/>
                <w:sz w:val="18"/>
                <w:szCs w:val="18"/>
                <w:bdr w:val="none" w:sz="0" w:space="0" w:color="auto" w:frame="1"/>
              </w:rPr>
              <w:t>);</w:t>
            </w:r>
          </w:p>
          <w:p w14:paraId="7F877280"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e"/>
                <w:rFonts w:ascii="inherit" w:hAnsi="inherit" w:cs="Courier New"/>
                <w:color w:val="004ED0"/>
                <w:sz w:val="18"/>
                <w:szCs w:val="18"/>
                <w:bdr w:val="none" w:sz="0" w:space="0" w:color="auto" w:frame="1"/>
              </w:rPr>
              <w:t>delay</w:t>
            </w:r>
            <w:r>
              <w:rPr>
                <w:rStyle w:val="crayon-sy"/>
                <w:rFonts w:ascii="inherit" w:hAnsi="inherit" w:cs="Courier New"/>
                <w:color w:val="333333"/>
                <w:sz w:val="18"/>
                <w:szCs w:val="18"/>
                <w:bdr w:val="none" w:sz="0" w:space="0" w:color="auto" w:frame="1"/>
              </w:rPr>
              <w:t>(</w:t>
            </w:r>
            <w:r>
              <w:rPr>
                <w:rStyle w:val="crayon-cn"/>
                <w:rFonts w:ascii="inherit" w:hAnsi="inherit" w:cs="Courier New"/>
                <w:color w:val="CE0000"/>
                <w:sz w:val="18"/>
                <w:szCs w:val="18"/>
                <w:bdr w:val="none" w:sz="0" w:space="0" w:color="auto" w:frame="1"/>
              </w:rPr>
              <w:t>2000</w:t>
            </w:r>
            <w:r>
              <w:rPr>
                <w:rStyle w:val="crayon-sy"/>
                <w:rFonts w:ascii="inherit" w:hAnsi="inherit" w:cs="Courier New"/>
                <w:color w:val="333333"/>
                <w:sz w:val="18"/>
                <w:szCs w:val="18"/>
                <w:bdr w:val="none" w:sz="0" w:space="0" w:color="auto" w:frame="1"/>
              </w:rPr>
              <w:t>);</w:t>
            </w:r>
          </w:p>
          <w:p w14:paraId="0A408E4A"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t"/>
                <w:rFonts w:ascii="inherit" w:hAnsi="inherit" w:cs="Courier New"/>
                <w:color w:val="800080"/>
                <w:sz w:val="18"/>
                <w:szCs w:val="18"/>
                <w:bdr w:val="none" w:sz="0" w:space="0" w:color="auto" w:frame="1"/>
              </w:rPr>
              <w:t>return</w:t>
            </w:r>
            <w:r>
              <w:rPr>
                <w:rStyle w:val="crayon-h"/>
                <w:rFonts w:ascii="inherit" w:hAnsi="inherit" w:cs="Courier New"/>
                <w:color w:val="006FE0"/>
                <w:sz w:val="18"/>
                <w:szCs w:val="18"/>
                <w:bdr w:val="none" w:sz="0" w:space="0" w:color="auto" w:frame="1"/>
              </w:rPr>
              <w:t xml:space="preserve"> </w:t>
            </w:r>
            <w:r>
              <w:rPr>
                <w:rStyle w:val="crayon-o"/>
                <w:rFonts w:ascii="inherit" w:hAnsi="inherit" w:cs="Courier New"/>
                <w:color w:val="006FE0"/>
                <w:sz w:val="18"/>
                <w:szCs w:val="18"/>
                <w:bdr w:val="none" w:sz="0" w:space="0" w:color="auto" w:frame="1"/>
              </w:rPr>
              <w:t>-</w:t>
            </w:r>
            <w:r>
              <w:rPr>
                <w:rStyle w:val="crayon-cn"/>
                <w:rFonts w:ascii="inherit" w:hAnsi="inherit" w:cs="Courier New"/>
                <w:color w:val="CE0000"/>
                <w:sz w:val="18"/>
                <w:szCs w:val="18"/>
                <w:bdr w:val="none" w:sz="0" w:space="0" w:color="auto" w:frame="1"/>
              </w:rPr>
              <w:t>1</w:t>
            </w:r>
            <w:r>
              <w:rPr>
                <w:rStyle w:val="crayon-sy"/>
                <w:rFonts w:ascii="inherit" w:hAnsi="inherit" w:cs="Courier New"/>
                <w:color w:val="333333"/>
                <w:sz w:val="18"/>
                <w:szCs w:val="18"/>
                <w:bdr w:val="none" w:sz="0" w:space="0" w:color="auto" w:frame="1"/>
              </w:rPr>
              <w:t>;</w:t>
            </w:r>
          </w:p>
          <w:p w14:paraId="699F7509"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y"/>
                <w:rFonts w:ascii="inherit" w:hAnsi="inherit" w:cs="Courier New"/>
                <w:color w:val="333333"/>
                <w:sz w:val="18"/>
                <w:szCs w:val="18"/>
                <w:bdr w:val="none" w:sz="0" w:space="0" w:color="auto" w:frame="1"/>
              </w:rPr>
              <w:t>}</w:t>
            </w:r>
          </w:p>
          <w:p w14:paraId="2559D767"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c"/>
                <w:rFonts w:ascii="inherit" w:hAnsi="inherit" w:cs="Courier New"/>
                <w:color w:val="FF8000"/>
                <w:sz w:val="18"/>
                <w:szCs w:val="18"/>
                <w:bdr w:val="none" w:sz="0" w:space="0" w:color="auto" w:frame="1"/>
              </w:rPr>
              <w:t>// found a match!</w:t>
            </w:r>
          </w:p>
          <w:p w14:paraId="02A94AEF"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Serial</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print</w:t>
            </w:r>
            <w:r>
              <w:rPr>
                <w:rStyle w:val="crayon-sy"/>
                <w:rFonts w:ascii="inherit" w:hAnsi="inherit" w:cs="Courier New"/>
                <w:color w:val="333333"/>
                <w:sz w:val="18"/>
                <w:szCs w:val="18"/>
                <w:bdr w:val="none" w:sz="0" w:space="0" w:color="auto" w:frame="1"/>
              </w:rPr>
              <w:t>(</w:t>
            </w:r>
            <w:r>
              <w:rPr>
                <w:rStyle w:val="crayon-s"/>
                <w:rFonts w:ascii="inherit" w:hAnsi="inherit" w:cs="Courier New"/>
                <w:color w:val="008000"/>
                <w:sz w:val="18"/>
                <w:szCs w:val="18"/>
                <w:bdr w:val="none" w:sz="0" w:space="0" w:color="auto" w:frame="1"/>
              </w:rPr>
              <w:t>"Found ID #"</w:t>
            </w:r>
            <w:r>
              <w:rPr>
                <w:rStyle w:val="crayon-sy"/>
                <w:rFonts w:ascii="inherit" w:hAnsi="inherit" w:cs="Courier New"/>
                <w:color w:val="333333"/>
                <w:sz w:val="18"/>
                <w:szCs w:val="18"/>
                <w:bdr w:val="none" w:sz="0" w:space="0" w:color="auto" w:frame="1"/>
              </w:rPr>
              <w:t>);</w:t>
            </w:r>
          </w:p>
          <w:p w14:paraId="33AC755D"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Serial</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print</w:t>
            </w:r>
            <w:r>
              <w:rPr>
                <w:rStyle w:val="crayon-sy"/>
                <w:rFonts w:ascii="inherit" w:hAnsi="inherit" w:cs="Courier New"/>
                <w:color w:val="333333"/>
                <w:sz w:val="18"/>
                <w:szCs w:val="18"/>
                <w:bdr w:val="none" w:sz="0" w:space="0" w:color="auto" w:frame="1"/>
              </w:rPr>
              <w:t>(</w:t>
            </w:r>
            <w:r>
              <w:rPr>
                <w:rStyle w:val="crayon-v"/>
                <w:rFonts w:ascii="inherit" w:hAnsi="inherit" w:cs="Courier New"/>
                <w:color w:val="002D7A"/>
                <w:sz w:val="18"/>
                <w:szCs w:val="18"/>
                <w:bdr w:val="none" w:sz="0" w:space="0" w:color="auto" w:frame="1"/>
              </w:rPr>
              <w:t>finger</w:t>
            </w:r>
            <w:r>
              <w:rPr>
                <w:rStyle w:val="crayon-sy"/>
                <w:rFonts w:ascii="inherit" w:hAnsi="inherit" w:cs="Courier New"/>
                <w:color w:val="333333"/>
                <w:sz w:val="18"/>
                <w:szCs w:val="18"/>
                <w:bdr w:val="none" w:sz="0" w:space="0" w:color="auto" w:frame="1"/>
              </w:rPr>
              <w:t>.</w:t>
            </w:r>
            <w:r>
              <w:rPr>
                <w:rStyle w:val="crayon-v"/>
                <w:rFonts w:ascii="inherit" w:hAnsi="inherit" w:cs="Courier New"/>
                <w:color w:val="002D7A"/>
                <w:sz w:val="18"/>
                <w:szCs w:val="18"/>
                <w:bdr w:val="none" w:sz="0" w:space="0" w:color="auto" w:frame="1"/>
              </w:rPr>
              <w:t>fingerID</w:t>
            </w:r>
            <w:r>
              <w:rPr>
                <w:rStyle w:val="crayon-sy"/>
                <w:rFonts w:ascii="inherit" w:hAnsi="inherit" w:cs="Courier New"/>
                <w:color w:val="333333"/>
                <w:sz w:val="18"/>
                <w:szCs w:val="18"/>
                <w:bdr w:val="none" w:sz="0" w:space="0" w:color="auto" w:frame="1"/>
              </w:rPr>
              <w:t>);</w:t>
            </w:r>
          </w:p>
          <w:p w14:paraId="7A1F2FA6"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t"/>
                <w:rFonts w:ascii="inherit" w:hAnsi="inherit" w:cs="Courier New"/>
                <w:color w:val="800080"/>
                <w:sz w:val="18"/>
                <w:szCs w:val="18"/>
                <w:bdr w:val="none" w:sz="0" w:space="0" w:color="auto" w:frame="1"/>
              </w:rPr>
              <w:t>return</w:t>
            </w:r>
            <w:r>
              <w:rPr>
                <w:rStyle w:val="crayon-h"/>
                <w:rFonts w:ascii="inherit" w:hAnsi="inherit" w:cs="Courier New"/>
                <w:color w:val="006FE0"/>
                <w:sz w:val="18"/>
                <w:szCs w:val="18"/>
                <w:bdr w:val="none" w:sz="0" w:space="0" w:color="auto" w:frame="1"/>
              </w:rPr>
              <w:t xml:space="preserve"> </w:t>
            </w:r>
            <w:r>
              <w:rPr>
                <w:rStyle w:val="crayon-v"/>
                <w:rFonts w:ascii="inherit" w:hAnsi="inherit" w:cs="Courier New"/>
                <w:color w:val="002D7A"/>
                <w:sz w:val="18"/>
                <w:szCs w:val="18"/>
                <w:bdr w:val="none" w:sz="0" w:space="0" w:color="auto" w:frame="1"/>
              </w:rPr>
              <w:t>finger</w:t>
            </w:r>
            <w:r>
              <w:rPr>
                <w:rStyle w:val="crayon-sy"/>
                <w:rFonts w:ascii="inherit" w:hAnsi="inherit" w:cs="Courier New"/>
                <w:color w:val="333333"/>
                <w:sz w:val="18"/>
                <w:szCs w:val="18"/>
                <w:bdr w:val="none" w:sz="0" w:space="0" w:color="auto" w:frame="1"/>
              </w:rPr>
              <w:t>.</w:t>
            </w:r>
            <w:r>
              <w:rPr>
                <w:rStyle w:val="crayon-v"/>
                <w:rFonts w:ascii="inherit" w:hAnsi="inherit" w:cs="Courier New"/>
                <w:color w:val="002D7A"/>
                <w:sz w:val="18"/>
                <w:szCs w:val="18"/>
                <w:bdr w:val="none" w:sz="0" w:space="0" w:color="auto" w:frame="1"/>
              </w:rPr>
              <w:t>fingerID</w:t>
            </w:r>
            <w:r>
              <w:rPr>
                <w:rStyle w:val="crayon-sy"/>
                <w:rFonts w:ascii="inherit" w:hAnsi="inherit" w:cs="Courier New"/>
                <w:color w:val="333333"/>
                <w:sz w:val="18"/>
                <w:szCs w:val="18"/>
                <w:bdr w:val="none" w:sz="0" w:space="0" w:color="auto" w:frame="1"/>
              </w:rPr>
              <w:t>;</w:t>
            </w:r>
          </w:p>
          <w:p w14:paraId="1973F35C"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sy"/>
                <w:rFonts w:ascii="inherit" w:hAnsi="inherit" w:cs="Courier New"/>
                <w:color w:val="333333"/>
                <w:sz w:val="18"/>
                <w:szCs w:val="18"/>
                <w:bdr w:val="none" w:sz="0" w:space="0" w:color="auto" w:frame="1"/>
              </w:rPr>
              <w:t>}</w:t>
            </w:r>
          </w:p>
          <w:p w14:paraId="104BD43C" w14:textId="77777777" w:rsidR="00560C78" w:rsidRDefault="00560C78">
            <w:pPr>
              <w:spacing w:line="225" w:lineRule="atLeast"/>
              <w:textAlignment w:val="baseline"/>
              <w:rPr>
                <w:rFonts w:ascii="inherit" w:hAnsi="inherit" w:cs="Courier New"/>
                <w:color w:val="000000"/>
                <w:sz w:val="18"/>
                <w:szCs w:val="18"/>
              </w:rPr>
            </w:pPr>
            <w:r>
              <w:rPr>
                <w:rFonts w:ascii="inherit" w:hAnsi="inherit" w:cs="Courier New"/>
                <w:color w:val="000000"/>
                <w:sz w:val="18"/>
                <w:szCs w:val="18"/>
              </w:rPr>
              <w:t> </w:t>
            </w:r>
          </w:p>
          <w:p w14:paraId="4819C409"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e"/>
                <w:rFonts w:ascii="inherit" w:hAnsi="inherit" w:cs="Courier New"/>
                <w:color w:val="004ED0"/>
                <w:sz w:val="18"/>
                <w:szCs w:val="18"/>
                <w:bdr w:val="none" w:sz="0" w:space="0" w:color="auto" w:frame="1"/>
              </w:rPr>
              <w:t>uint8_t deleteFingerprint</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 xml:space="preserve">uint8_t </w:t>
            </w:r>
            <w:r>
              <w:rPr>
                <w:rStyle w:val="crayon-v"/>
                <w:rFonts w:ascii="inherit" w:hAnsi="inherit" w:cs="Courier New"/>
                <w:color w:val="002D7A"/>
                <w:sz w:val="18"/>
                <w:szCs w:val="18"/>
                <w:bdr w:val="none" w:sz="0" w:space="0" w:color="auto" w:frame="1"/>
              </w:rPr>
              <w:t>id</w:t>
            </w:r>
            <w:r>
              <w:rPr>
                <w:rStyle w:val="crayon-sy"/>
                <w:rFonts w:ascii="inherit" w:hAnsi="inherit" w:cs="Courier New"/>
                <w:color w:val="333333"/>
                <w:sz w:val="18"/>
                <w:szCs w:val="18"/>
                <w:bdr w:val="none" w:sz="0" w:space="0" w:color="auto" w:frame="1"/>
              </w:rPr>
              <w:t>)</w:t>
            </w:r>
          </w:p>
          <w:p w14:paraId="1F8256A0" w14:textId="77777777" w:rsidR="00560C78" w:rsidRDefault="00560C78">
            <w:pPr>
              <w:spacing w:line="225" w:lineRule="atLeast"/>
              <w:textAlignment w:val="baseline"/>
              <w:rPr>
                <w:rFonts w:ascii="inherit" w:hAnsi="inherit" w:cs="Courier New"/>
                <w:color w:val="000000"/>
                <w:sz w:val="18"/>
                <w:szCs w:val="18"/>
              </w:rPr>
            </w:pPr>
            <w:r>
              <w:rPr>
                <w:rStyle w:val="crayon-sy"/>
                <w:rFonts w:ascii="inherit" w:hAnsi="inherit" w:cs="Courier New"/>
                <w:color w:val="333333"/>
                <w:sz w:val="18"/>
                <w:szCs w:val="18"/>
                <w:bdr w:val="none" w:sz="0" w:space="0" w:color="auto" w:frame="1"/>
              </w:rPr>
              <w:t>{</w:t>
            </w:r>
          </w:p>
          <w:p w14:paraId="66420B4B"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uint8</w:t>
            </w:r>
            <w:r>
              <w:rPr>
                <w:rStyle w:val="crayon-sy"/>
                <w:rFonts w:ascii="inherit" w:hAnsi="inherit" w:cs="Courier New"/>
                <w:color w:val="333333"/>
                <w:sz w:val="18"/>
                <w:szCs w:val="18"/>
                <w:bdr w:val="none" w:sz="0" w:space="0" w:color="auto" w:frame="1"/>
              </w:rPr>
              <w:t>_</w:t>
            </w:r>
            <w:r>
              <w:rPr>
                <w:rFonts w:ascii="inherit" w:hAnsi="inherit" w:cs="Courier New"/>
                <w:color w:val="000000"/>
                <w:sz w:val="18"/>
                <w:szCs w:val="18"/>
              </w:rPr>
              <w:t>t</w:t>
            </w:r>
            <w:r>
              <w:rPr>
                <w:rStyle w:val="crayon-h"/>
                <w:rFonts w:ascii="inherit" w:hAnsi="inherit" w:cs="Courier New"/>
                <w:color w:val="006FE0"/>
                <w:sz w:val="18"/>
                <w:szCs w:val="18"/>
                <w:bdr w:val="none" w:sz="0" w:space="0" w:color="auto" w:frame="1"/>
              </w:rPr>
              <w:t xml:space="preserve"> </w:t>
            </w:r>
            <w:r>
              <w:rPr>
                <w:rStyle w:val="crayon-v"/>
                <w:rFonts w:ascii="inherit" w:hAnsi="inherit" w:cs="Courier New"/>
                <w:color w:val="002D7A"/>
                <w:sz w:val="18"/>
                <w:szCs w:val="18"/>
                <w:bdr w:val="none" w:sz="0" w:space="0" w:color="auto" w:frame="1"/>
              </w:rPr>
              <w:t>p</w:t>
            </w:r>
            <w:r>
              <w:rPr>
                <w:rStyle w:val="crayon-h"/>
                <w:rFonts w:ascii="inherit" w:hAnsi="inherit" w:cs="Courier New"/>
                <w:color w:val="006FE0"/>
                <w:sz w:val="18"/>
                <w:szCs w:val="18"/>
                <w:bdr w:val="none" w:sz="0" w:space="0" w:color="auto" w:frame="1"/>
              </w:rPr>
              <w:t xml:space="preserve"> </w:t>
            </w:r>
            <w:r>
              <w:rPr>
                <w:rStyle w:val="crayon-o"/>
                <w:rFonts w:ascii="inherit" w:hAnsi="inherit" w:cs="Courier New"/>
                <w:color w:val="006FE0"/>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o"/>
                <w:rFonts w:ascii="inherit" w:hAnsi="inherit" w:cs="Courier New"/>
                <w:color w:val="006FE0"/>
                <w:sz w:val="18"/>
                <w:szCs w:val="18"/>
                <w:bdr w:val="none" w:sz="0" w:space="0" w:color="auto" w:frame="1"/>
              </w:rPr>
              <w:t>-</w:t>
            </w:r>
            <w:r>
              <w:rPr>
                <w:rStyle w:val="crayon-cn"/>
                <w:rFonts w:ascii="inherit" w:hAnsi="inherit" w:cs="Courier New"/>
                <w:color w:val="CE0000"/>
                <w:sz w:val="18"/>
                <w:szCs w:val="18"/>
                <w:bdr w:val="none" w:sz="0" w:space="0" w:color="auto" w:frame="1"/>
              </w:rPr>
              <w:t>1</w:t>
            </w:r>
            <w:r>
              <w:rPr>
                <w:rStyle w:val="crayon-sy"/>
                <w:rFonts w:ascii="inherit" w:hAnsi="inherit" w:cs="Courier New"/>
                <w:color w:val="333333"/>
                <w:sz w:val="18"/>
                <w:szCs w:val="18"/>
                <w:bdr w:val="none" w:sz="0" w:space="0" w:color="auto" w:frame="1"/>
              </w:rPr>
              <w:t>;</w:t>
            </w:r>
          </w:p>
          <w:p w14:paraId="0EB82DEA"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lcd</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clear</w:t>
            </w:r>
            <w:r>
              <w:rPr>
                <w:rStyle w:val="crayon-sy"/>
                <w:rFonts w:ascii="inherit" w:hAnsi="inherit" w:cs="Courier New"/>
                <w:color w:val="333333"/>
                <w:sz w:val="18"/>
                <w:szCs w:val="18"/>
                <w:bdr w:val="none" w:sz="0" w:space="0" w:color="auto" w:frame="1"/>
              </w:rPr>
              <w:t>();</w:t>
            </w:r>
          </w:p>
          <w:p w14:paraId="4AC6328A"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lcd</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print</w:t>
            </w:r>
            <w:r>
              <w:rPr>
                <w:rStyle w:val="crayon-sy"/>
                <w:rFonts w:ascii="inherit" w:hAnsi="inherit" w:cs="Courier New"/>
                <w:color w:val="333333"/>
                <w:sz w:val="18"/>
                <w:szCs w:val="18"/>
                <w:bdr w:val="none" w:sz="0" w:space="0" w:color="auto" w:frame="1"/>
              </w:rPr>
              <w:t>(</w:t>
            </w:r>
            <w:r>
              <w:rPr>
                <w:rStyle w:val="crayon-s"/>
                <w:rFonts w:ascii="inherit" w:hAnsi="inherit" w:cs="Courier New"/>
                <w:color w:val="008000"/>
                <w:sz w:val="18"/>
                <w:szCs w:val="18"/>
                <w:bdr w:val="none" w:sz="0" w:space="0" w:color="auto" w:frame="1"/>
              </w:rPr>
              <w:t>"Please wait"</w:t>
            </w:r>
            <w:r>
              <w:rPr>
                <w:rStyle w:val="crayon-sy"/>
                <w:rFonts w:ascii="inherit" w:hAnsi="inherit" w:cs="Courier New"/>
                <w:color w:val="333333"/>
                <w:sz w:val="18"/>
                <w:szCs w:val="18"/>
                <w:bdr w:val="none" w:sz="0" w:space="0" w:color="auto" w:frame="1"/>
              </w:rPr>
              <w:t>);</w:t>
            </w:r>
          </w:p>
          <w:p w14:paraId="308DAB61"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p</w:t>
            </w:r>
            <w:r>
              <w:rPr>
                <w:rStyle w:val="crayon-h"/>
                <w:rFonts w:ascii="inherit" w:hAnsi="inherit" w:cs="Courier New"/>
                <w:color w:val="006FE0"/>
                <w:sz w:val="18"/>
                <w:szCs w:val="18"/>
                <w:bdr w:val="none" w:sz="0" w:space="0" w:color="auto" w:frame="1"/>
              </w:rPr>
              <w:t xml:space="preserve"> </w:t>
            </w:r>
            <w:r>
              <w:rPr>
                <w:rStyle w:val="crayon-o"/>
                <w:rFonts w:ascii="inherit" w:hAnsi="inherit" w:cs="Courier New"/>
                <w:color w:val="006FE0"/>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v"/>
                <w:rFonts w:ascii="inherit" w:hAnsi="inherit" w:cs="Courier New"/>
                <w:color w:val="002D7A"/>
                <w:sz w:val="18"/>
                <w:szCs w:val="18"/>
                <w:bdr w:val="none" w:sz="0" w:space="0" w:color="auto" w:frame="1"/>
              </w:rPr>
              <w:t>finger</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deleteModel</w:t>
            </w:r>
            <w:r>
              <w:rPr>
                <w:rStyle w:val="crayon-sy"/>
                <w:rFonts w:ascii="inherit" w:hAnsi="inherit" w:cs="Courier New"/>
                <w:color w:val="333333"/>
                <w:sz w:val="18"/>
                <w:szCs w:val="18"/>
                <w:bdr w:val="none" w:sz="0" w:space="0" w:color="auto" w:frame="1"/>
              </w:rPr>
              <w:t>(</w:t>
            </w:r>
            <w:r>
              <w:rPr>
                <w:rStyle w:val="crayon-v"/>
                <w:rFonts w:ascii="inherit" w:hAnsi="inherit" w:cs="Courier New"/>
                <w:color w:val="002D7A"/>
                <w:sz w:val="18"/>
                <w:szCs w:val="18"/>
                <w:bdr w:val="none" w:sz="0" w:space="0" w:color="auto" w:frame="1"/>
              </w:rPr>
              <w:t>id</w:t>
            </w:r>
            <w:r>
              <w:rPr>
                <w:rStyle w:val="crayon-sy"/>
                <w:rFonts w:ascii="inherit" w:hAnsi="inherit" w:cs="Courier New"/>
                <w:color w:val="333333"/>
                <w:sz w:val="18"/>
                <w:szCs w:val="18"/>
                <w:bdr w:val="none" w:sz="0" w:space="0" w:color="auto" w:frame="1"/>
              </w:rPr>
              <w:t>);</w:t>
            </w:r>
          </w:p>
          <w:p w14:paraId="45F47A82"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Fonts w:ascii="inherit" w:hAnsi="inherit" w:cs="Courier New"/>
                <w:color w:val="000000"/>
                <w:sz w:val="18"/>
                <w:szCs w:val="18"/>
              </w:rPr>
              <w:t> </w:t>
            </w:r>
          </w:p>
          <w:p w14:paraId="4F0CB800"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t"/>
                <w:rFonts w:ascii="inherit" w:hAnsi="inherit" w:cs="Courier New"/>
                <w:color w:val="800080"/>
                <w:sz w:val="18"/>
                <w:szCs w:val="18"/>
                <w:bdr w:val="none" w:sz="0" w:space="0" w:color="auto" w:frame="1"/>
              </w:rPr>
              <w:t>if</w:t>
            </w:r>
            <w:r>
              <w:rPr>
                <w:rStyle w:val="crayon-h"/>
                <w:rFonts w:ascii="inherit" w:hAnsi="inherit" w:cs="Courier New"/>
                <w:color w:val="006FE0"/>
                <w:sz w:val="18"/>
                <w:szCs w:val="18"/>
                <w:bdr w:val="none" w:sz="0" w:space="0" w:color="auto" w:frame="1"/>
              </w:rPr>
              <w:t xml:space="preserve"> </w:t>
            </w:r>
            <w:r>
              <w:rPr>
                <w:rStyle w:val="crayon-sy"/>
                <w:rFonts w:ascii="inherit" w:hAnsi="inherit" w:cs="Courier New"/>
                <w:color w:val="333333"/>
                <w:sz w:val="18"/>
                <w:szCs w:val="18"/>
                <w:bdr w:val="none" w:sz="0" w:space="0" w:color="auto" w:frame="1"/>
              </w:rPr>
              <w:t>(</w:t>
            </w:r>
            <w:r>
              <w:rPr>
                <w:rStyle w:val="crayon-v"/>
                <w:rFonts w:ascii="inherit" w:hAnsi="inherit" w:cs="Courier New"/>
                <w:color w:val="002D7A"/>
                <w:sz w:val="18"/>
                <w:szCs w:val="18"/>
                <w:bdr w:val="none" w:sz="0" w:space="0" w:color="auto" w:frame="1"/>
              </w:rPr>
              <w:t>p</w:t>
            </w:r>
            <w:r>
              <w:rPr>
                <w:rStyle w:val="crayon-h"/>
                <w:rFonts w:ascii="inherit" w:hAnsi="inherit" w:cs="Courier New"/>
                <w:color w:val="006FE0"/>
                <w:sz w:val="18"/>
                <w:szCs w:val="18"/>
                <w:bdr w:val="none" w:sz="0" w:space="0" w:color="auto" w:frame="1"/>
              </w:rPr>
              <w:t xml:space="preserve"> </w:t>
            </w:r>
            <w:r>
              <w:rPr>
                <w:rStyle w:val="crayon-o"/>
                <w:rFonts w:ascii="inherit" w:hAnsi="inherit" w:cs="Courier New"/>
                <w:color w:val="006FE0"/>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v"/>
                <w:rFonts w:ascii="inherit" w:hAnsi="inherit" w:cs="Courier New"/>
                <w:color w:val="002D7A"/>
                <w:sz w:val="18"/>
                <w:szCs w:val="18"/>
                <w:bdr w:val="none" w:sz="0" w:space="0" w:color="auto" w:frame="1"/>
              </w:rPr>
              <w:t>FINGERPRINT_OK</w:t>
            </w:r>
            <w:r>
              <w:rPr>
                <w:rStyle w:val="crayon-sy"/>
                <w:rFonts w:ascii="inherit" w:hAnsi="inherit" w:cs="Courier New"/>
                <w:color w:val="333333"/>
                <w:sz w:val="18"/>
                <w:szCs w:val="18"/>
                <w:bdr w:val="none" w:sz="0" w:space="0" w:color="auto" w:frame="1"/>
              </w:rPr>
              <w:t>)</w:t>
            </w:r>
          </w:p>
          <w:p w14:paraId="35FBAB9F"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y"/>
                <w:rFonts w:ascii="inherit" w:hAnsi="inherit" w:cs="Courier New"/>
                <w:color w:val="333333"/>
                <w:sz w:val="18"/>
                <w:szCs w:val="18"/>
                <w:bdr w:val="none" w:sz="0" w:space="0" w:color="auto" w:frame="1"/>
              </w:rPr>
              <w:t>{</w:t>
            </w:r>
          </w:p>
          <w:p w14:paraId="12F3C184"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Serial</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println</w:t>
            </w:r>
            <w:r>
              <w:rPr>
                <w:rStyle w:val="crayon-sy"/>
                <w:rFonts w:ascii="inherit" w:hAnsi="inherit" w:cs="Courier New"/>
                <w:color w:val="333333"/>
                <w:sz w:val="18"/>
                <w:szCs w:val="18"/>
                <w:bdr w:val="none" w:sz="0" w:space="0" w:color="auto" w:frame="1"/>
              </w:rPr>
              <w:t>(</w:t>
            </w:r>
            <w:r>
              <w:rPr>
                <w:rStyle w:val="crayon-s"/>
                <w:rFonts w:ascii="inherit" w:hAnsi="inherit" w:cs="Courier New"/>
                <w:color w:val="008000"/>
                <w:sz w:val="18"/>
                <w:szCs w:val="18"/>
                <w:bdr w:val="none" w:sz="0" w:space="0" w:color="auto" w:frame="1"/>
              </w:rPr>
              <w:t>"Deleted!"</w:t>
            </w:r>
            <w:r>
              <w:rPr>
                <w:rStyle w:val="crayon-sy"/>
                <w:rFonts w:ascii="inherit" w:hAnsi="inherit" w:cs="Courier New"/>
                <w:color w:val="333333"/>
                <w:sz w:val="18"/>
                <w:szCs w:val="18"/>
                <w:bdr w:val="none" w:sz="0" w:space="0" w:color="auto" w:frame="1"/>
              </w:rPr>
              <w:t>);</w:t>
            </w:r>
          </w:p>
          <w:p w14:paraId="2C5394C2"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lcd</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clear</w:t>
            </w:r>
            <w:r>
              <w:rPr>
                <w:rStyle w:val="crayon-sy"/>
                <w:rFonts w:ascii="inherit" w:hAnsi="inherit" w:cs="Courier New"/>
                <w:color w:val="333333"/>
                <w:sz w:val="18"/>
                <w:szCs w:val="18"/>
                <w:bdr w:val="none" w:sz="0" w:space="0" w:color="auto" w:frame="1"/>
              </w:rPr>
              <w:t>();</w:t>
            </w:r>
          </w:p>
          <w:p w14:paraId="1D7EABF9"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lcd</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print</w:t>
            </w:r>
            <w:r>
              <w:rPr>
                <w:rStyle w:val="crayon-sy"/>
                <w:rFonts w:ascii="inherit" w:hAnsi="inherit" w:cs="Courier New"/>
                <w:color w:val="333333"/>
                <w:sz w:val="18"/>
                <w:szCs w:val="18"/>
                <w:bdr w:val="none" w:sz="0" w:space="0" w:color="auto" w:frame="1"/>
              </w:rPr>
              <w:t>(</w:t>
            </w:r>
            <w:r>
              <w:rPr>
                <w:rStyle w:val="crayon-s"/>
                <w:rFonts w:ascii="inherit" w:hAnsi="inherit" w:cs="Courier New"/>
                <w:color w:val="008000"/>
                <w:sz w:val="18"/>
                <w:szCs w:val="18"/>
                <w:bdr w:val="none" w:sz="0" w:space="0" w:color="auto" w:frame="1"/>
              </w:rPr>
              <w:t>"Figer Deleted"</w:t>
            </w:r>
            <w:r>
              <w:rPr>
                <w:rStyle w:val="crayon-sy"/>
                <w:rFonts w:ascii="inherit" w:hAnsi="inherit" w:cs="Courier New"/>
                <w:color w:val="333333"/>
                <w:sz w:val="18"/>
                <w:szCs w:val="18"/>
                <w:bdr w:val="none" w:sz="0" w:space="0" w:color="auto" w:frame="1"/>
              </w:rPr>
              <w:t>);</w:t>
            </w:r>
          </w:p>
          <w:p w14:paraId="1F982C9A"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lcd</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setCursor</w:t>
            </w:r>
            <w:r>
              <w:rPr>
                <w:rStyle w:val="crayon-sy"/>
                <w:rFonts w:ascii="inherit" w:hAnsi="inherit" w:cs="Courier New"/>
                <w:color w:val="333333"/>
                <w:sz w:val="18"/>
                <w:szCs w:val="18"/>
                <w:bdr w:val="none" w:sz="0" w:space="0" w:color="auto" w:frame="1"/>
              </w:rPr>
              <w:t>(</w:t>
            </w:r>
            <w:r>
              <w:rPr>
                <w:rStyle w:val="crayon-cn"/>
                <w:rFonts w:ascii="inherit" w:hAnsi="inherit" w:cs="Courier New"/>
                <w:color w:val="CE0000"/>
                <w:sz w:val="18"/>
                <w:szCs w:val="18"/>
                <w:bdr w:val="none" w:sz="0" w:space="0" w:color="auto" w:frame="1"/>
              </w:rPr>
              <w:t>0</w:t>
            </w:r>
            <w:r>
              <w:rPr>
                <w:rStyle w:val="crayon-sy"/>
                <w:rFonts w:ascii="inherit" w:hAnsi="inherit" w:cs="Courier New"/>
                <w:color w:val="333333"/>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cn"/>
                <w:rFonts w:ascii="inherit" w:hAnsi="inherit" w:cs="Courier New"/>
                <w:color w:val="CE0000"/>
                <w:sz w:val="18"/>
                <w:szCs w:val="18"/>
                <w:bdr w:val="none" w:sz="0" w:space="0" w:color="auto" w:frame="1"/>
              </w:rPr>
              <w:t>1</w:t>
            </w:r>
            <w:r>
              <w:rPr>
                <w:rStyle w:val="crayon-sy"/>
                <w:rFonts w:ascii="inherit" w:hAnsi="inherit" w:cs="Courier New"/>
                <w:color w:val="333333"/>
                <w:sz w:val="18"/>
                <w:szCs w:val="18"/>
                <w:bdr w:val="none" w:sz="0" w:space="0" w:color="auto" w:frame="1"/>
              </w:rPr>
              <w:t>);</w:t>
            </w:r>
          </w:p>
          <w:p w14:paraId="2BF3CBD1"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lcd</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print</w:t>
            </w:r>
            <w:r>
              <w:rPr>
                <w:rStyle w:val="crayon-sy"/>
                <w:rFonts w:ascii="inherit" w:hAnsi="inherit" w:cs="Courier New"/>
                <w:color w:val="333333"/>
                <w:sz w:val="18"/>
                <w:szCs w:val="18"/>
                <w:bdr w:val="none" w:sz="0" w:space="0" w:color="auto" w:frame="1"/>
              </w:rPr>
              <w:t>(</w:t>
            </w:r>
            <w:r>
              <w:rPr>
                <w:rStyle w:val="crayon-s"/>
                <w:rFonts w:ascii="inherit" w:hAnsi="inherit" w:cs="Courier New"/>
                <w:color w:val="008000"/>
                <w:sz w:val="18"/>
                <w:szCs w:val="18"/>
                <w:bdr w:val="none" w:sz="0" w:space="0" w:color="auto" w:frame="1"/>
              </w:rPr>
              <w:t>"Successfully"</w:t>
            </w:r>
            <w:r>
              <w:rPr>
                <w:rStyle w:val="crayon-sy"/>
                <w:rFonts w:ascii="inherit" w:hAnsi="inherit" w:cs="Courier New"/>
                <w:color w:val="333333"/>
                <w:sz w:val="18"/>
                <w:szCs w:val="18"/>
                <w:bdr w:val="none" w:sz="0" w:space="0" w:color="auto" w:frame="1"/>
              </w:rPr>
              <w:t>);</w:t>
            </w:r>
          </w:p>
          <w:p w14:paraId="42DEC96C"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e"/>
                <w:rFonts w:ascii="inherit" w:hAnsi="inherit" w:cs="Courier New"/>
                <w:color w:val="004ED0"/>
                <w:sz w:val="18"/>
                <w:szCs w:val="18"/>
                <w:bdr w:val="none" w:sz="0" w:space="0" w:color="auto" w:frame="1"/>
              </w:rPr>
              <w:t>delay</w:t>
            </w:r>
            <w:r>
              <w:rPr>
                <w:rStyle w:val="crayon-sy"/>
                <w:rFonts w:ascii="inherit" w:hAnsi="inherit" w:cs="Courier New"/>
                <w:color w:val="333333"/>
                <w:sz w:val="18"/>
                <w:szCs w:val="18"/>
                <w:bdr w:val="none" w:sz="0" w:space="0" w:color="auto" w:frame="1"/>
              </w:rPr>
              <w:t>(</w:t>
            </w:r>
            <w:r>
              <w:rPr>
                <w:rStyle w:val="crayon-cn"/>
                <w:rFonts w:ascii="inherit" w:hAnsi="inherit" w:cs="Courier New"/>
                <w:color w:val="CE0000"/>
                <w:sz w:val="18"/>
                <w:szCs w:val="18"/>
                <w:bdr w:val="none" w:sz="0" w:space="0" w:color="auto" w:frame="1"/>
              </w:rPr>
              <w:t>1000</w:t>
            </w:r>
            <w:r>
              <w:rPr>
                <w:rStyle w:val="crayon-sy"/>
                <w:rFonts w:ascii="inherit" w:hAnsi="inherit" w:cs="Courier New"/>
                <w:color w:val="333333"/>
                <w:sz w:val="18"/>
                <w:szCs w:val="18"/>
                <w:bdr w:val="none" w:sz="0" w:space="0" w:color="auto" w:frame="1"/>
              </w:rPr>
              <w:t>);</w:t>
            </w:r>
          </w:p>
          <w:p w14:paraId="77E20C6C"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y"/>
                <w:rFonts w:ascii="inherit" w:hAnsi="inherit" w:cs="Courier New"/>
                <w:color w:val="333333"/>
                <w:sz w:val="18"/>
                <w:szCs w:val="18"/>
                <w:bdr w:val="none" w:sz="0" w:space="0" w:color="auto" w:frame="1"/>
              </w:rPr>
              <w:t>}</w:t>
            </w:r>
          </w:p>
          <w:p w14:paraId="3603836C"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t"/>
                <w:rFonts w:ascii="inherit" w:hAnsi="inherit" w:cs="Courier New"/>
                <w:color w:val="800080"/>
                <w:sz w:val="18"/>
                <w:szCs w:val="18"/>
                <w:bdr w:val="none" w:sz="0" w:space="0" w:color="auto" w:frame="1"/>
              </w:rPr>
              <w:t>else</w:t>
            </w:r>
          </w:p>
          <w:p w14:paraId="3FD58733"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y"/>
                <w:rFonts w:ascii="inherit" w:hAnsi="inherit" w:cs="Courier New"/>
                <w:color w:val="333333"/>
                <w:sz w:val="18"/>
                <w:szCs w:val="18"/>
                <w:bdr w:val="none" w:sz="0" w:space="0" w:color="auto" w:frame="1"/>
              </w:rPr>
              <w:t>{</w:t>
            </w:r>
          </w:p>
          <w:p w14:paraId="7DB07582"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Serial</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print</w:t>
            </w:r>
            <w:r>
              <w:rPr>
                <w:rStyle w:val="crayon-sy"/>
                <w:rFonts w:ascii="inherit" w:hAnsi="inherit" w:cs="Courier New"/>
                <w:color w:val="333333"/>
                <w:sz w:val="18"/>
                <w:szCs w:val="18"/>
                <w:bdr w:val="none" w:sz="0" w:space="0" w:color="auto" w:frame="1"/>
              </w:rPr>
              <w:t>(</w:t>
            </w:r>
            <w:r>
              <w:rPr>
                <w:rStyle w:val="crayon-s"/>
                <w:rFonts w:ascii="inherit" w:hAnsi="inherit" w:cs="Courier New"/>
                <w:color w:val="008000"/>
                <w:sz w:val="18"/>
                <w:szCs w:val="18"/>
                <w:bdr w:val="none" w:sz="0" w:space="0" w:color="auto" w:frame="1"/>
              </w:rPr>
              <w:t>"Something Wrong"</w:t>
            </w:r>
            <w:r>
              <w:rPr>
                <w:rStyle w:val="crayon-sy"/>
                <w:rFonts w:ascii="inherit" w:hAnsi="inherit" w:cs="Courier New"/>
                <w:color w:val="333333"/>
                <w:sz w:val="18"/>
                <w:szCs w:val="18"/>
                <w:bdr w:val="none" w:sz="0" w:space="0" w:color="auto" w:frame="1"/>
              </w:rPr>
              <w:t>);</w:t>
            </w:r>
          </w:p>
          <w:p w14:paraId="7598EF17"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lcd</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clear</w:t>
            </w:r>
            <w:r>
              <w:rPr>
                <w:rStyle w:val="crayon-sy"/>
                <w:rFonts w:ascii="inherit" w:hAnsi="inherit" w:cs="Courier New"/>
                <w:color w:val="333333"/>
                <w:sz w:val="18"/>
                <w:szCs w:val="18"/>
                <w:bdr w:val="none" w:sz="0" w:space="0" w:color="auto" w:frame="1"/>
              </w:rPr>
              <w:t>();</w:t>
            </w:r>
          </w:p>
          <w:p w14:paraId="071930BB"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lcd</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print</w:t>
            </w:r>
            <w:r>
              <w:rPr>
                <w:rStyle w:val="crayon-sy"/>
                <w:rFonts w:ascii="inherit" w:hAnsi="inherit" w:cs="Courier New"/>
                <w:color w:val="333333"/>
                <w:sz w:val="18"/>
                <w:szCs w:val="18"/>
                <w:bdr w:val="none" w:sz="0" w:space="0" w:color="auto" w:frame="1"/>
              </w:rPr>
              <w:t>(</w:t>
            </w:r>
            <w:r>
              <w:rPr>
                <w:rStyle w:val="crayon-s"/>
                <w:rFonts w:ascii="inherit" w:hAnsi="inherit" w:cs="Courier New"/>
                <w:color w:val="008000"/>
                <w:sz w:val="18"/>
                <w:szCs w:val="18"/>
                <w:bdr w:val="none" w:sz="0" w:space="0" w:color="auto" w:frame="1"/>
              </w:rPr>
              <w:t>"Something Wrong"</w:t>
            </w:r>
            <w:r>
              <w:rPr>
                <w:rStyle w:val="crayon-sy"/>
                <w:rFonts w:ascii="inherit" w:hAnsi="inherit" w:cs="Courier New"/>
                <w:color w:val="333333"/>
                <w:sz w:val="18"/>
                <w:szCs w:val="18"/>
                <w:bdr w:val="none" w:sz="0" w:space="0" w:color="auto" w:frame="1"/>
              </w:rPr>
              <w:t>);</w:t>
            </w:r>
          </w:p>
          <w:p w14:paraId="6C6F34A5"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lcd</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setCursor</w:t>
            </w:r>
            <w:r>
              <w:rPr>
                <w:rStyle w:val="crayon-sy"/>
                <w:rFonts w:ascii="inherit" w:hAnsi="inherit" w:cs="Courier New"/>
                <w:color w:val="333333"/>
                <w:sz w:val="18"/>
                <w:szCs w:val="18"/>
                <w:bdr w:val="none" w:sz="0" w:space="0" w:color="auto" w:frame="1"/>
              </w:rPr>
              <w:t>(</w:t>
            </w:r>
            <w:r>
              <w:rPr>
                <w:rStyle w:val="crayon-cn"/>
                <w:rFonts w:ascii="inherit" w:hAnsi="inherit" w:cs="Courier New"/>
                <w:color w:val="CE0000"/>
                <w:sz w:val="18"/>
                <w:szCs w:val="18"/>
                <w:bdr w:val="none" w:sz="0" w:space="0" w:color="auto" w:frame="1"/>
              </w:rPr>
              <w:t>0</w:t>
            </w:r>
            <w:r>
              <w:rPr>
                <w:rStyle w:val="crayon-sy"/>
                <w:rFonts w:ascii="inherit" w:hAnsi="inherit" w:cs="Courier New"/>
                <w:color w:val="333333"/>
                <w:sz w:val="18"/>
                <w:szCs w:val="18"/>
                <w:bdr w:val="none" w:sz="0" w:space="0" w:color="auto" w:frame="1"/>
              </w:rPr>
              <w:t>,</w:t>
            </w:r>
            <w:r>
              <w:rPr>
                <w:rStyle w:val="crayon-h"/>
                <w:rFonts w:ascii="inherit" w:hAnsi="inherit" w:cs="Courier New"/>
                <w:color w:val="006FE0"/>
                <w:sz w:val="18"/>
                <w:szCs w:val="18"/>
                <w:bdr w:val="none" w:sz="0" w:space="0" w:color="auto" w:frame="1"/>
              </w:rPr>
              <w:t xml:space="preserve"> </w:t>
            </w:r>
            <w:r>
              <w:rPr>
                <w:rStyle w:val="crayon-cn"/>
                <w:rFonts w:ascii="inherit" w:hAnsi="inherit" w:cs="Courier New"/>
                <w:color w:val="CE0000"/>
                <w:sz w:val="18"/>
                <w:szCs w:val="18"/>
                <w:bdr w:val="none" w:sz="0" w:space="0" w:color="auto" w:frame="1"/>
              </w:rPr>
              <w:t>1</w:t>
            </w:r>
            <w:r>
              <w:rPr>
                <w:rStyle w:val="crayon-sy"/>
                <w:rFonts w:ascii="inherit" w:hAnsi="inherit" w:cs="Courier New"/>
                <w:color w:val="333333"/>
                <w:sz w:val="18"/>
                <w:szCs w:val="18"/>
                <w:bdr w:val="none" w:sz="0" w:space="0" w:color="auto" w:frame="1"/>
              </w:rPr>
              <w:t>);</w:t>
            </w:r>
          </w:p>
          <w:p w14:paraId="01439F6C"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v"/>
                <w:rFonts w:ascii="inherit" w:hAnsi="inherit" w:cs="Courier New"/>
                <w:color w:val="002D7A"/>
                <w:sz w:val="18"/>
                <w:szCs w:val="18"/>
                <w:bdr w:val="none" w:sz="0" w:space="0" w:color="auto" w:frame="1"/>
              </w:rPr>
              <w:t>lcd</w:t>
            </w:r>
            <w:r>
              <w:rPr>
                <w:rStyle w:val="crayon-sy"/>
                <w:rFonts w:ascii="inherit" w:hAnsi="inherit" w:cs="Courier New"/>
                <w:color w:val="333333"/>
                <w:sz w:val="18"/>
                <w:szCs w:val="18"/>
                <w:bdr w:val="none" w:sz="0" w:space="0" w:color="auto" w:frame="1"/>
              </w:rPr>
              <w:t>.</w:t>
            </w:r>
            <w:r>
              <w:rPr>
                <w:rStyle w:val="crayon-e"/>
                <w:rFonts w:ascii="inherit" w:hAnsi="inherit" w:cs="Courier New"/>
                <w:color w:val="004ED0"/>
                <w:sz w:val="18"/>
                <w:szCs w:val="18"/>
                <w:bdr w:val="none" w:sz="0" w:space="0" w:color="auto" w:frame="1"/>
              </w:rPr>
              <w:t>print</w:t>
            </w:r>
            <w:r>
              <w:rPr>
                <w:rStyle w:val="crayon-sy"/>
                <w:rFonts w:ascii="inherit" w:hAnsi="inherit" w:cs="Courier New"/>
                <w:color w:val="333333"/>
                <w:sz w:val="18"/>
                <w:szCs w:val="18"/>
                <w:bdr w:val="none" w:sz="0" w:space="0" w:color="auto" w:frame="1"/>
              </w:rPr>
              <w:t>(</w:t>
            </w:r>
            <w:r>
              <w:rPr>
                <w:rStyle w:val="crayon-s"/>
                <w:rFonts w:ascii="inherit" w:hAnsi="inherit" w:cs="Courier New"/>
                <w:color w:val="008000"/>
                <w:sz w:val="18"/>
                <w:szCs w:val="18"/>
                <w:bdr w:val="none" w:sz="0" w:space="0" w:color="auto" w:frame="1"/>
              </w:rPr>
              <w:t>"Try Again Later"</w:t>
            </w:r>
            <w:r>
              <w:rPr>
                <w:rStyle w:val="crayon-sy"/>
                <w:rFonts w:ascii="inherit" w:hAnsi="inherit" w:cs="Courier New"/>
                <w:color w:val="333333"/>
                <w:sz w:val="18"/>
                <w:szCs w:val="18"/>
                <w:bdr w:val="none" w:sz="0" w:space="0" w:color="auto" w:frame="1"/>
              </w:rPr>
              <w:t>);</w:t>
            </w:r>
          </w:p>
          <w:p w14:paraId="1A47A0EB"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e"/>
                <w:rFonts w:ascii="inherit" w:hAnsi="inherit" w:cs="Courier New"/>
                <w:color w:val="004ED0"/>
                <w:sz w:val="18"/>
                <w:szCs w:val="18"/>
                <w:bdr w:val="none" w:sz="0" w:space="0" w:color="auto" w:frame="1"/>
              </w:rPr>
              <w:t>delay</w:t>
            </w:r>
            <w:r>
              <w:rPr>
                <w:rStyle w:val="crayon-sy"/>
                <w:rFonts w:ascii="inherit" w:hAnsi="inherit" w:cs="Courier New"/>
                <w:color w:val="333333"/>
                <w:sz w:val="18"/>
                <w:szCs w:val="18"/>
                <w:bdr w:val="none" w:sz="0" w:space="0" w:color="auto" w:frame="1"/>
              </w:rPr>
              <w:t>(</w:t>
            </w:r>
            <w:r>
              <w:rPr>
                <w:rStyle w:val="crayon-cn"/>
                <w:rFonts w:ascii="inherit" w:hAnsi="inherit" w:cs="Courier New"/>
                <w:color w:val="CE0000"/>
                <w:sz w:val="18"/>
                <w:szCs w:val="18"/>
                <w:bdr w:val="none" w:sz="0" w:space="0" w:color="auto" w:frame="1"/>
              </w:rPr>
              <w:t>2000</w:t>
            </w:r>
            <w:r>
              <w:rPr>
                <w:rStyle w:val="crayon-sy"/>
                <w:rFonts w:ascii="inherit" w:hAnsi="inherit" w:cs="Courier New"/>
                <w:color w:val="333333"/>
                <w:sz w:val="18"/>
                <w:szCs w:val="18"/>
                <w:bdr w:val="none" w:sz="0" w:space="0" w:color="auto" w:frame="1"/>
              </w:rPr>
              <w:t>);</w:t>
            </w:r>
          </w:p>
          <w:p w14:paraId="48F51111"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t"/>
                <w:rFonts w:ascii="inherit" w:hAnsi="inherit" w:cs="Courier New"/>
                <w:color w:val="800080"/>
                <w:sz w:val="18"/>
                <w:szCs w:val="18"/>
                <w:bdr w:val="none" w:sz="0" w:space="0" w:color="auto" w:frame="1"/>
              </w:rPr>
              <w:t>return</w:t>
            </w:r>
            <w:r>
              <w:rPr>
                <w:rStyle w:val="crayon-h"/>
                <w:rFonts w:ascii="inherit" w:hAnsi="inherit" w:cs="Courier New"/>
                <w:color w:val="006FE0"/>
                <w:sz w:val="18"/>
                <w:szCs w:val="18"/>
                <w:bdr w:val="none" w:sz="0" w:space="0" w:color="auto" w:frame="1"/>
              </w:rPr>
              <w:t xml:space="preserve"> </w:t>
            </w:r>
            <w:r>
              <w:rPr>
                <w:rStyle w:val="crayon-v"/>
                <w:rFonts w:ascii="inherit" w:hAnsi="inherit" w:cs="Courier New"/>
                <w:color w:val="002D7A"/>
                <w:sz w:val="18"/>
                <w:szCs w:val="18"/>
                <w:bdr w:val="none" w:sz="0" w:space="0" w:color="auto" w:frame="1"/>
              </w:rPr>
              <w:t>p</w:t>
            </w:r>
            <w:r>
              <w:rPr>
                <w:rStyle w:val="crayon-sy"/>
                <w:rFonts w:ascii="inherit" w:hAnsi="inherit" w:cs="Courier New"/>
                <w:color w:val="333333"/>
                <w:sz w:val="18"/>
                <w:szCs w:val="18"/>
                <w:bdr w:val="none" w:sz="0" w:space="0" w:color="auto" w:frame="1"/>
              </w:rPr>
              <w:t>;</w:t>
            </w:r>
          </w:p>
          <w:p w14:paraId="7C9C9945" w14:textId="77777777" w:rsidR="00560C78" w:rsidRDefault="00560C78">
            <w:pPr>
              <w:spacing w:line="225" w:lineRule="atLeast"/>
              <w:textAlignment w:val="baseline"/>
              <w:rPr>
                <w:rFonts w:ascii="inherit" w:hAnsi="inherit" w:cs="Courier New"/>
                <w:color w:val="000000"/>
                <w:sz w:val="18"/>
                <w:szCs w:val="18"/>
              </w:rPr>
            </w:pPr>
            <w:r>
              <w:rPr>
                <w:rStyle w:val="crayon-h"/>
                <w:rFonts w:ascii="inherit" w:hAnsi="inherit" w:cs="Courier New"/>
                <w:color w:val="006FE0"/>
                <w:sz w:val="18"/>
                <w:szCs w:val="18"/>
                <w:bdr w:val="none" w:sz="0" w:space="0" w:color="auto" w:frame="1"/>
              </w:rPr>
              <w:t>  </w:t>
            </w:r>
            <w:r>
              <w:rPr>
                <w:rStyle w:val="crayon-sy"/>
                <w:rFonts w:ascii="inherit" w:hAnsi="inherit" w:cs="Courier New"/>
                <w:color w:val="333333"/>
                <w:sz w:val="18"/>
                <w:szCs w:val="18"/>
                <w:bdr w:val="none" w:sz="0" w:space="0" w:color="auto" w:frame="1"/>
              </w:rPr>
              <w:t>}</w:t>
            </w:r>
          </w:p>
          <w:p w14:paraId="1EB0D75E" w14:textId="77777777" w:rsidR="00560C78" w:rsidRDefault="00560C78">
            <w:pPr>
              <w:shd w:val="clear" w:color="auto" w:fill="F7F7F7"/>
              <w:spacing w:line="225" w:lineRule="atLeast"/>
              <w:textAlignment w:val="baseline"/>
              <w:rPr>
                <w:rFonts w:ascii="inherit" w:hAnsi="inherit" w:cs="Courier New"/>
                <w:color w:val="000000"/>
                <w:sz w:val="18"/>
                <w:szCs w:val="18"/>
              </w:rPr>
            </w:pPr>
            <w:r>
              <w:rPr>
                <w:rStyle w:val="crayon-sy"/>
                <w:rFonts w:ascii="inherit" w:hAnsi="inherit" w:cs="Courier New"/>
                <w:color w:val="333333"/>
                <w:sz w:val="18"/>
                <w:szCs w:val="18"/>
                <w:bdr w:val="none" w:sz="0" w:space="0" w:color="auto" w:frame="1"/>
              </w:rPr>
              <w:t>}</w:t>
            </w:r>
          </w:p>
        </w:tc>
      </w:tr>
    </w:tbl>
    <w:p w14:paraId="7EEA988D" w14:textId="77777777" w:rsidR="00560C78" w:rsidRDefault="00560C78" w:rsidP="00560C78">
      <w:pPr>
        <w:pStyle w:val="NormalWeb"/>
        <w:shd w:val="clear" w:color="auto" w:fill="FFFFFF"/>
        <w:spacing w:before="0" w:beforeAutospacing="0" w:after="0"/>
        <w:textAlignment w:val="baseline"/>
        <w:rPr>
          <w:rFonts w:ascii="Arial" w:hAnsi="Arial" w:cs="Arial"/>
          <w:color w:val="333333"/>
          <w:bdr w:val="none" w:sz="0" w:space="0" w:color="auto" w:frame="1"/>
        </w:rPr>
      </w:pPr>
      <w:r>
        <w:rPr>
          <w:rFonts w:ascii="Arial" w:hAnsi="Arial" w:cs="Arial"/>
          <w:color w:val="333333"/>
          <w:bdr w:val="none" w:sz="0" w:space="0" w:color="auto" w:frame="1"/>
        </w:rPr>
        <w:lastRenderedPageBreak/>
        <w:t>Đảm bảo bo mạch Arduino của bạn được chọn trong </w:t>
      </w:r>
      <w:r>
        <w:rPr>
          <w:rFonts w:ascii="inherit" w:hAnsi="inherit" w:cs="Arial"/>
          <w:color w:val="FF00FF"/>
          <w:bdr w:val="none" w:sz="0" w:space="0" w:color="auto" w:frame="1"/>
        </w:rPr>
        <w:t>“ </w:t>
      </w:r>
      <w:r>
        <w:rPr>
          <w:rStyle w:val="Strong"/>
          <w:rFonts w:ascii="inherit" w:hAnsi="inherit" w:cs="Arial"/>
          <w:color w:val="FF00FF"/>
          <w:bdr w:val="none" w:sz="0" w:space="0" w:color="auto" w:frame="1"/>
        </w:rPr>
        <w:t>Tools</w:t>
      </w:r>
      <w:r>
        <w:rPr>
          <w:rFonts w:ascii="inherit" w:hAnsi="inherit" w:cs="Arial"/>
          <w:color w:val="FF00FF"/>
          <w:bdr w:val="none" w:sz="0" w:space="0" w:color="auto" w:frame="1"/>
        </w:rPr>
        <w:t> “</w:t>
      </w:r>
      <w:r>
        <w:rPr>
          <w:rFonts w:ascii="Arial" w:hAnsi="Arial" w:cs="Arial"/>
          <w:color w:val="333333"/>
          <w:bdr w:val="none" w:sz="0" w:space="0" w:color="auto" w:frame="1"/>
        </w:rPr>
        <w:t> &gt; </w:t>
      </w:r>
      <w:r>
        <w:rPr>
          <w:rStyle w:val="Strong"/>
          <w:rFonts w:ascii="inherit" w:hAnsi="inherit" w:cs="Arial"/>
          <w:color w:val="FF00FF"/>
          <w:bdr w:val="none" w:sz="0" w:space="0" w:color="auto" w:frame="1"/>
        </w:rPr>
        <w:t>“Board”</w:t>
      </w:r>
      <w:r>
        <w:rPr>
          <w:rFonts w:ascii="Arial" w:hAnsi="Arial" w:cs="Arial"/>
          <w:color w:val="333333"/>
          <w:bdr w:val="none" w:sz="0" w:space="0" w:color="auto" w:frame="1"/>
        </w:rPr>
        <w:t> và chọn đúng cổng trong </w:t>
      </w:r>
      <w:r>
        <w:rPr>
          <w:rStyle w:val="Strong"/>
          <w:rFonts w:ascii="inherit" w:hAnsi="inherit" w:cs="Arial"/>
          <w:color w:val="FF00FF"/>
          <w:bdr w:val="none" w:sz="0" w:space="0" w:color="auto" w:frame="1"/>
        </w:rPr>
        <w:t>“Tools”</w:t>
      </w:r>
      <w:r>
        <w:rPr>
          <w:rFonts w:ascii="Arial" w:hAnsi="Arial" w:cs="Arial"/>
          <w:color w:val="333333"/>
          <w:bdr w:val="none" w:sz="0" w:space="0" w:color="auto" w:frame="1"/>
        </w:rPr>
        <w:t> &gt; </w:t>
      </w:r>
      <w:r>
        <w:rPr>
          <w:rStyle w:val="Strong"/>
          <w:rFonts w:ascii="inherit" w:hAnsi="inherit" w:cs="Arial"/>
          <w:color w:val="FF00FF"/>
          <w:bdr w:val="none" w:sz="0" w:space="0" w:color="auto" w:frame="1"/>
        </w:rPr>
        <w:t>“Port”.</w:t>
      </w:r>
      <w:r>
        <w:rPr>
          <w:rFonts w:ascii="Arial" w:hAnsi="Arial" w:cs="Arial"/>
          <w:color w:val="333333"/>
          <w:bdr w:val="none" w:sz="0" w:space="0" w:color="auto" w:frame="1"/>
        </w:rPr>
        <w:t> Nhấp vào nút </w:t>
      </w:r>
      <w:r>
        <w:rPr>
          <w:rStyle w:val="Strong"/>
          <w:rFonts w:ascii="inherit" w:hAnsi="inherit" w:cs="Arial"/>
          <w:color w:val="FF00FF"/>
          <w:bdr w:val="none" w:sz="0" w:space="0" w:color="auto" w:frame="1"/>
        </w:rPr>
        <w:t>“Tải lên”</w:t>
      </w:r>
      <w:r>
        <w:rPr>
          <w:rFonts w:ascii="Arial" w:hAnsi="Arial" w:cs="Arial"/>
          <w:color w:val="333333"/>
          <w:bdr w:val="none" w:sz="0" w:space="0" w:color="auto" w:frame="1"/>
        </w:rPr>
        <w:t> để tải mã lên Arduino.</w:t>
      </w:r>
    </w:p>
    <w:p w14:paraId="08EB5861" w14:textId="77777777" w:rsidR="00560C78" w:rsidRDefault="00560C78" w:rsidP="00560C78">
      <w:pPr>
        <w:pStyle w:val="NormalWeb"/>
        <w:shd w:val="clear" w:color="auto" w:fill="FFFFFF"/>
        <w:spacing w:before="0" w:beforeAutospacing="0" w:after="0" w:afterAutospacing="0"/>
        <w:textAlignment w:val="baseline"/>
        <w:rPr>
          <w:ins w:id="4" w:author="Unknown"/>
          <w:rFonts w:ascii="inherit" w:hAnsi="inherit" w:cs="Arial"/>
          <w:color w:val="333333"/>
          <w:bdr w:val="none" w:sz="0" w:space="0" w:color="auto" w:frame="1"/>
        </w:rPr>
      </w:pPr>
      <w:r>
        <w:rPr>
          <w:rFonts w:ascii="Arial" w:hAnsi="Arial" w:cs="Arial"/>
          <w:color w:val="333333"/>
          <w:bdr w:val="none" w:sz="0" w:space="0" w:color="auto" w:frame="1"/>
        </w:rPr>
        <w:br/>
      </w:r>
    </w:p>
    <w:p w14:paraId="47AA49B2" w14:textId="77777777" w:rsidR="00560C78" w:rsidRDefault="00560C78" w:rsidP="00560C78">
      <w:pPr>
        <w:rPr>
          <w:rFonts w:cs="Times New Roman"/>
          <w:bdr w:val="none" w:sz="0" w:space="0" w:color="auto" w:frame="1"/>
        </w:rPr>
      </w:pPr>
    </w:p>
    <w:p w14:paraId="6AD9FDF0" w14:textId="77777777" w:rsidR="00560C78" w:rsidRDefault="00000000" w:rsidP="00560C78">
      <w:pPr>
        <w:spacing w:before="615" w:after="615"/>
        <w:rPr>
          <w:bdr w:val="none" w:sz="0" w:space="0" w:color="auto" w:frame="1"/>
        </w:rPr>
      </w:pPr>
      <w:r>
        <w:rPr>
          <w:bdr w:val="none" w:sz="0" w:space="0" w:color="auto" w:frame="1"/>
        </w:rPr>
        <w:pict w14:anchorId="76F5A373">
          <v:rect id="_x0000_i1029" style="width:0;height:.75pt" o:hralign="center" o:hrstd="t" o:hrnoshade="t" o:hr="t" fillcolor="#333" stroked="f"/>
        </w:pict>
      </w:r>
    </w:p>
    <w:p w14:paraId="47EFDCF1" w14:textId="77777777" w:rsidR="00560C78" w:rsidRDefault="00560C78" w:rsidP="00560C78">
      <w:pPr>
        <w:pStyle w:val="Heading3"/>
        <w:shd w:val="clear" w:color="auto" w:fill="FFFFFF"/>
        <w:spacing w:before="0"/>
        <w:textAlignment w:val="baseline"/>
        <w:rPr>
          <w:rFonts w:ascii="Arial" w:hAnsi="Arial" w:cs="Arial"/>
          <w:sz w:val="31"/>
          <w:szCs w:val="31"/>
          <w:bdr w:val="none" w:sz="0" w:space="0" w:color="auto" w:frame="1"/>
        </w:rPr>
      </w:pPr>
      <w:r>
        <w:rPr>
          <w:rFonts w:ascii="inherit" w:hAnsi="inherit" w:cs="Arial"/>
          <w:color w:val="FF6600"/>
          <w:sz w:val="30"/>
          <w:szCs w:val="30"/>
          <w:bdr w:val="none" w:sz="0" w:space="0" w:color="auto" w:frame="1"/>
        </w:rPr>
        <w:t>Hệ thống bảo mật sinh trắc học Arduino hoạt động như thế nào</w:t>
      </w:r>
    </w:p>
    <w:p w14:paraId="57FBF406" w14:textId="77777777" w:rsidR="00560C78" w:rsidRDefault="00560C78" w:rsidP="00560C78">
      <w:pPr>
        <w:pStyle w:val="NormalWeb"/>
        <w:shd w:val="clear" w:color="auto" w:fill="FFFFFF"/>
        <w:spacing w:before="0" w:beforeAutospacing="0"/>
        <w:textAlignment w:val="baseline"/>
        <w:rPr>
          <w:rFonts w:ascii="Arial" w:hAnsi="Arial" w:cs="Arial"/>
          <w:color w:val="333333"/>
          <w:bdr w:val="none" w:sz="0" w:space="0" w:color="auto" w:frame="1"/>
        </w:rPr>
      </w:pPr>
      <w:r>
        <w:rPr>
          <w:rFonts w:ascii="Arial" w:hAnsi="Arial" w:cs="Arial"/>
          <w:color w:val="333333"/>
          <w:bdr w:val="none" w:sz="0" w:space="0" w:color="auto" w:frame="1"/>
        </w:rPr>
        <w:t>Sau khi tải đoạn mã trên lên Arduino Nano Board, dự án hệ thống đã sẵn sàng để thử nghiệm.</w:t>
      </w:r>
    </w:p>
    <w:p w14:paraId="77CD6849" w14:textId="231D5476" w:rsidR="00560C78" w:rsidRDefault="00560C78" w:rsidP="00560C78">
      <w:pPr>
        <w:pStyle w:val="NormalWeb"/>
        <w:shd w:val="clear" w:color="auto" w:fill="FFFFFF"/>
        <w:spacing w:before="0" w:beforeAutospacing="0" w:after="0"/>
        <w:textAlignment w:val="baseline"/>
        <w:rPr>
          <w:rFonts w:ascii="Arial" w:hAnsi="Arial" w:cs="Arial"/>
          <w:color w:val="333333"/>
          <w:bdr w:val="none" w:sz="0" w:space="0" w:color="auto" w:frame="1"/>
        </w:rPr>
      </w:pPr>
      <w:r>
        <w:rPr>
          <w:rFonts w:ascii="inherit" w:hAnsi="inherit" w:cs="Arial"/>
          <w:noProof/>
          <w:color w:val="0000FF"/>
          <w:bdr w:val="none" w:sz="0" w:space="0" w:color="auto" w:frame="1"/>
        </w:rPr>
        <w:drawing>
          <wp:inline distT="0" distB="0" distL="0" distR="0" wp14:anchorId="488C7501" wp14:editId="338F7F8F">
            <wp:extent cx="6212840" cy="3494405"/>
            <wp:effectExtent l="0" t="0" r="0" b="0"/>
            <wp:docPr id="11" name="Picture 1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20"/>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12840" cy="3494405"/>
                    </a:xfrm>
                    <a:prstGeom prst="rect">
                      <a:avLst/>
                    </a:prstGeom>
                    <a:noFill/>
                    <a:ln>
                      <a:noFill/>
                    </a:ln>
                  </pic:spPr>
                </pic:pic>
              </a:graphicData>
            </a:graphic>
          </wp:inline>
        </w:drawing>
      </w:r>
    </w:p>
    <w:p w14:paraId="1E26BE1E" w14:textId="77777777" w:rsidR="00560C78" w:rsidRDefault="00560C78" w:rsidP="00560C78">
      <w:pPr>
        <w:pStyle w:val="NormalWeb"/>
        <w:shd w:val="clear" w:color="auto" w:fill="FFFFFF"/>
        <w:spacing w:before="0" w:beforeAutospacing="0"/>
        <w:textAlignment w:val="baseline"/>
        <w:rPr>
          <w:rFonts w:ascii="Arial" w:hAnsi="Arial" w:cs="Arial"/>
          <w:color w:val="333333"/>
          <w:bdr w:val="none" w:sz="0" w:space="0" w:color="auto" w:frame="1"/>
        </w:rPr>
      </w:pPr>
      <w:r>
        <w:rPr>
          <w:rFonts w:ascii="Arial" w:hAnsi="Arial" w:cs="Arial"/>
          <w:color w:val="333333"/>
          <w:bdr w:val="none" w:sz="0" w:space="0" w:color="auto" w:frame="1"/>
        </w:rPr>
        <w:t>Đó là nó! Hãy làm theo các bước sau để sử dụng hệ thống nhằm kiểm soát truy cập an toàn bằng nhận dạng vân tay.</w:t>
      </w:r>
    </w:p>
    <w:p w14:paraId="4F5859A4" w14:textId="77777777" w:rsidR="00560C78" w:rsidRDefault="00560C78" w:rsidP="00560C78">
      <w:pPr>
        <w:numPr>
          <w:ilvl w:val="0"/>
          <w:numId w:val="8"/>
        </w:numPr>
        <w:shd w:val="clear" w:color="auto" w:fill="FFFFFF"/>
        <w:spacing w:beforeAutospacing="1" w:afterAutospacing="1"/>
        <w:textAlignment w:val="baseline"/>
        <w:rPr>
          <w:rFonts w:ascii="inherit" w:hAnsi="inherit" w:cs="Arial"/>
          <w:color w:val="333333"/>
          <w:bdr w:val="none" w:sz="0" w:space="0" w:color="auto" w:frame="1"/>
        </w:rPr>
      </w:pPr>
      <w:r>
        <w:rPr>
          <w:rStyle w:val="Strong"/>
          <w:rFonts w:ascii="inherit" w:hAnsi="inherit" w:cs="Arial"/>
          <w:color w:val="FF00FF"/>
          <w:bdr w:val="none" w:sz="0" w:space="0" w:color="auto" w:frame="1"/>
        </w:rPr>
        <w:t>Đăng ký/Quay lại</w:t>
      </w:r>
      <w:r>
        <w:rPr>
          <w:rStyle w:val="Strong"/>
          <w:rFonts w:ascii="inherit" w:hAnsi="inherit" w:cs="Arial"/>
          <w:color w:val="333333"/>
          <w:bdr w:val="none" w:sz="0" w:space="0" w:color="auto" w:frame="1"/>
        </w:rPr>
        <w:t> :</w:t>
      </w:r>
      <w:r>
        <w:rPr>
          <w:rFonts w:ascii="inherit" w:hAnsi="inherit" w:cs="Arial"/>
          <w:color w:val="333333"/>
          <w:bdr w:val="none" w:sz="0" w:space="0" w:color="auto" w:frame="1"/>
        </w:rPr>
        <w:t> Đăng ký vân tay mới hoặc quay lại.</w:t>
      </w:r>
    </w:p>
    <w:p w14:paraId="0B73D321" w14:textId="77777777" w:rsidR="00560C78" w:rsidRDefault="00560C78" w:rsidP="00560C78">
      <w:pPr>
        <w:numPr>
          <w:ilvl w:val="0"/>
          <w:numId w:val="8"/>
        </w:numPr>
        <w:shd w:val="clear" w:color="auto" w:fill="FFFFFF"/>
        <w:spacing w:beforeAutospacing="1" w:afterAutospacing="1"/>
        <w:textAlignment w:val="baseline"/>
        <w:rPr>
          <w:rFonts w:ascii="inherit" w:hAnsi="inherit" w:cs="Arial"/>
          <w:color w:val="333333"/>
          <w:bdr w:val="none" w:sz="0" w:space="0" w:color="auto" w:frame="1"/>
        </w:rPr>
      </w:pPr>
      <w:r>
        <w:rPr>
          <w:rStyle w:val="Strong"/>
          <w:rFonts w:ascii="inherit" w:hAnsi="inherit" w:cs="Arial"/>
          <w:color w:val="FF00FF"/>
          <w:bdr w:val="none" w:sz="0" w:space="0" w:color="auto" w:frame="1"/>
        </w:rPr>
        <w:t>Xóa/OK</w:t>
      </w:r>
      <w:r>
        <w:rPr>
          <w:rStyle w:val="Strong"/>
          <w:rFonts w:ascii="inherit" w:hAnsi="inherit" w:cs="Arial"/>
          <w:color w:val="333333"/>
          <w:bdr w:val="none" w:sz="0" w:space="0" w:color="auto" w:frame="1"/>
        </w:rPr>
        <w:t> :</w:t>
      </w:r>
      <w:r>
        <w:rPr>
          <w:rFonts w:ascii="inherit" w:hAnsi="inherit" w:cs="Arial"/>
          <w:color w:val="333333"/>
          <w:bdr w:val="none" w:sz="0" w:space="0" w:color="auto" w:frame="1"/>
        </w:rPr>
        <w:t> Xóa dấu vân tay hoặc xác nhận hành động.</w:t>
      </w:r>
    </w:p>
    <w:p w14:paraId="757757B3" w14:textId="77777777" w:rsidR="00560C78" w:rsidRDefault="00560C78" w:rsidP="00560C78">
      <w:pPr>
        <w:numPr>
          <w:ilvl w:val="0"/>
          <w:numId w:val="8"/>
        </w:numPr>
        <w:shd w:val="clear" w:color="auto" w:fill="FFFFFF"/>
        <w:spacing w:beforeAutospacing="1" w:afterAutospacing="1"/>
        <w:textAlignment w:val="baseline"/>
        <w:rPr>
          <w:rFonts w:ascii="inherit" w:hAnsi="inherit" w:cs="Arial"/>
          <w:color w:val="333333"/>
          <w:bdr w:val="none" w:sz="0" w:space="0" w:color="auto" w:frame="1"/>
        </w:rPr>
      </w:pPr>
      <w:r>
        <w:rPr>
          <w:rStyle w:val="Strong"/>
          <w:rFonts w:ascii="inherit" w:hAnsi="inherit" w:cs="Arial"/>
          <w:color w:val="FF00FF"/>
          <w:bdr w:val="none" w:sz="0" w:space="0" w:color="auto" w:frame="1"/>
        </w:rPr>
        <w:t>Lên/Khớp</w:t>
      </w:r>
      <w:r>
        <w:rPr>
          <w:rStyle w:val="Strong"/>
          <w:rFonts w:ascii="inherit" w:hAnsi="inherit" w:cs="Arial"/>
          <w:color w:val="333333"/>
          <w:bdr w:val="none" w:sz="0" w:space="0" w:color="auto" w:frame="1"/>
        </w:rPr>
        <w:t> :</w:t>
      </w:r>
      <w:r>
        <w:rPr>
          <w:rFonts w:ascii="inherit" w:hAnsi="inherit" w:cs="Arial"/>
          <w:color w:val="333333"/>
          <w:bdr w:val="none" w:sz="0" w:space="0" w:color="auto" w:frame="1"/>
        </w:rPr>
        <w:t> Di chuyển lên hoặc tăng các giá trị và bắt đầu xác minh dấu vân tay.</w:t>
      </w:r>
    </w:p>
    <w:p w14:paraId="7E6C6F80" w14:textId="77777777" w:rsidR="00560C78" w:rsidRDefault="00560C78" w:rsidP="00560C78">
      <w:pPr>
        <w:numPr>
          <w:ilvl w:val="0"/>
          <w:numId w:val="8"/>
        </w:numPr>
        <w:shd w:val="clear" w:color="auto" w:fill="FFFFFF"/>
        <w:spacing w:beforeAutospacing="1" w:afterAutospacing="1"/>
        <w:textAlignment w:val="baseline"/>
        <w:rPr>
          <w:rFonts w:ascii="inherit" w:hAnsi="inherit" w:cs="Arial"/>
          <w:color w:val="333333"/>
          <w:bdr w:val="none" w:sz="0" w:space="0" w:color="auto" w:frame="1"/>
        </w:rPr>
      </w:pPr>
      <w:r>
        <w:rPr>
          <w:rStyle w:val="Strong"/>
          <w:rFonts w:ascii="inherit" w:hAnsi="inherit" w:cs="Arial"/>
          <w:color w:val="FF00FF"/>
          <w:bdr w:val="none" w:sz="0" w:space="0" w:color="auto" w:frame="1"/>
        </w:rPr>
        <w:t>Xuống/Khớp</w:t>
      </w:r>
      <w:r>
        <w:rPr>
          <w:rStyle w:val="Strong"/>
          <w:rFonts w:ascii="inherit" w:hAnsi="inherit" w:cs="Arial"/>
          <w:color w:val="333333"/>
          <w:bdr w:val="none" w:sz="0" w:space="0" w:color="auto" w:frame="1"/>
        </w:rPr>
        <w:t> :</w:t>
      </w:r>
      <w:r>
        <w:rPr>
          <w:rFonts w:ascii="inherit" w:hAnsi="inherit" w:cs="Arial"/>
          <w:color w:val="333333"/>
          <w:bdr w:val="none" w:sz="0" w:space="0" w:color="auto" w:frame="1"/>
        </w:rPr>
        <w:t> Di chuyển xuống hoặc giảm các giá trị và sử dụng để xác minh dấu vân tay.</w:t>
      </w:r>
    </w:p>
    <w:p w14:paraId="20FE7CE9" w14:textId="77777777" w:rsidR="00560C78" w:rsidRDefault="00000000" w:rsidP="00560C78">
      <w:pPr>
        <w:spacing w:before="615" w:after="615"/>
        <w:rPr>
          <w:rFonts w:cs="Times New Roman"/>
          <w:bdr w:val="none" w:sz="0" w:space="0" w:color="auto" w:frame="1"/>
        </w:rPr>
      </w:pPr>
      <w:r>
        <w:rPr>
          <w:bdr w:val="none" w:sz="0" w:space="0" w:color="auto" w:frame="1"/>
        </w:rPr>
        <w:pict w14:anchorId="4F717583">
          <v:rect id="_x0000_i1030" style="width:0;height:.75pt" o:hralign="center" o:hrstd="t" o:hrnoshade="t" o:hr="t" fillcolor="#333" stroked="f"/>
        </w:pict>
      </w:r>
    </w:p>
    <w:p w14:paraId="5E0AB06A" w14:textId="77777777" w:rsidR="00560C78" w:rsidRDefault="00560C78" w:rsidP="00560C78">
      <w:pPr>
        <w:pStyle w:val="Heading5"/>
        <w:shd w:val="clear" w:color="auto" w:fill="FFFFFF"/>
        <w:spacing w:before="0" w:beforeAutospacing="0" w:after="0" w:afterAutospacing="0"/>
        <w:textAlignment w:val="baseline"/>
        <w:rPr>
          <w:rFonts w:ascii="Arial" w:hAnsi="Arial" w:cs="Arial"/>
          <w:sz w:val="27"/>
          <w:szCs w:val="27"/>
          <w:bdr w:val="none" w:sz="0" w:space="0" w:color="auto" w:frame="1"/>
        </w:rPr>
      </w:pPr>
      <w:r>
        <w:rPr>
          <w:rStyle w:val="Strong"/>
          <w:rFonts w:ascii="inherit" w:hAnsi="inherit" w:cs="Arial"/>
          <w:b/>
          <w:bCs/>
          <w:color w:val="800080"/>
          <w:sz w:val="26"/>
          <w:szCs w:val="26"/>
          <w:bdr w:val="none" w:sz="0" w:space="0" w:color="auto" w:frame="1"/>
        </w:rPr>
        <w:t>1. Bật nguồn:</w:t>
      </w:r>
    </w:p>
    <w:p w14:paraId="5B1EAE12" w14:textId="77777777" w:rsidR="00560C78" w:rsidRDefault="00560C78" w:rsidP="00560C78">
      <w:pPr>
        <w:numPr>
          <w:ilvl w:val="0"/>
          <w:numId w:val="9"/>
        </w:numPr>
        <w:shd w:val="clear" w:color="auto" w:fill="FFFFFF"/>
        <w:spacing w:beforeAutospacing="1" w:afterAutospacing="1"/>
        <w:textAlignment w:val="baseline"/>
        <w:rPr>
          <w:rFonts w:ascii="inherit" w:hAnsi="inherit" w:cs="Arial"/>
          <w:color w:val="333333"/>
          <w:sz w:val="24"/>
          <w:szCs w:val="24"/>
          <w:bdr w:val="none" w:sz="0" w:space="0" w:color="auto" w:frame="1"/>
        </w:rPr>
      </w:pPr>
      <w:r>
        <w:rPr>
          <w:rFonts w:ascii="inherit" w:hAnsi="inherit" w:cs="Arial"/>
          <w:color w:val="333333"/>
          <w:bdr w:val="none" w:sz="0" w:space="0" w:color="auto" w:frame="1"/>
        </w:rPr>
        <w:t>Cung cấp cho hệ thống nguồn điện bằng nguồn điện </w:t>
      </w:r>
      <w:r>
        <w:rPr>
          <w:rStyle w:val="Strong"/>
          <w:rFonts w:ascii="inherit" w:hAnsi="inherit" w:cs="Arial"/>
          <w:color w:val="333333"/>
          <w:bdr w:val="none" w:sz="0" w:space="0" w:color="auto" w:frame="1"/>
        </w:rPr>
        <w:t>12V DC</w:t>
      </w:r>
      <w:r>
        <w:rPr>
          <w:rFonts w:ascii="inherit" w:hAnsi="inherit" w:cs="Arial"/>
          <w:color w:val="333333"/>
          <w:bdr w:val="none" w:sz="0" w:space="0" w:color="auto" w:frame="1"/>
        </w:rPr>
        <w:t> .</w:t>
      </w:r>
    </w:p>
    <w:p w14:paraId="4308C108" w14:textId="77777777" w:rsidR="00560C78" w:rsidRDefault="00560C78" w:rsidP="00560C78">
      <w:pPr>
        <w:pStyle w:val="Heading5"/>
        <w:shd w:val="clear" w:color="auto" w:fill="FFFFFF"/>
        <w:spacing w:before="0" w:beforeAutospacing="0" w:after="0" w:afterAutospacing="0"/>
        <w:textAlignment w:val="baseline"/>
        <w:rPr>
          <w:rFonts w:ascii="Arial" w:hAnsi="Arial" w:cs="Arial"/>
          <w:sz w:val="27"/>
          <w:szCs w:val="27"/>
          <w:bdr w:val="none" w:sz="0" w:space="0" w:color="auto" w:frame="1"/>
        </w:rPr>
      </w:pPr>
      <w:r>
        <w:rPr>
          <w:rStyle w:val="Strong"/>
          <w:rFonts w:ascii="inherit" w:hAnsi="inherit" w:cs="Arial"/>
          <w:b/>
          <w:bCs/>
          <w:color w:val="800080"/>
          <w:sz w:val="26"/>
          <w:szCs w:val="26"/>
          <w:bdr w:val="none" w:sz="0" w:space="0" w:color="auto" w:frame="1"/>
        </w:rPr>
        <w:t>2. Bắt đầu thiết lập:</w:t>
      </w:r>
    </w:p>
    <w:p w14:paraId="41E2173D" w14:textId="77777777" w:rsidR="00560C78" w:rsidRDefault="00560C78" w:rsidP="00560C78">
      <w:pPr>
        <w:numPr>
          <w:ilvl w:val="0"/>
          <w:numId w:val="10"/>
        </w:numPr>
        <w:shd w:val="clear" w:color="auto" w:fill="FFFFFF"/>
        <w:spacing w:before="120" w:after="120"/>
        <w:ind w:left="1440"/>
        <w:textAlignment w:val="baseline"/>
        <w:rPr>
          <w:rFonts w:ascii="inherit" w:hAnsi="inherit" w:cs="Arial"/>
          <w:color w:val="333333"/>
          <w:sz w:val="24"/>
          <w:szCs w:val="24"/>
          <w:bdr w:val="none" w:sz="0" w:space="0" w:color="auto" w:frame="1"/>
        </w:rPr>
      </w:pPr>
    </w:p>
    <w:p w14:paraId="19A25601" w14:textId="77777777" w:rsidR="00560C78" w:rsidRDefault="00560C78" w:rsidP="00560C78">
      <w:pPr>
        <w:numPr>
          <w:ilvl w:val="1"/>
          <w:numId w:val="10"/>
        </w:numPr>
        <w:shd w:val="clear" w:color="auto" w:fill="FFFFFF"/>
        <w:spacing w:beforeAutospacing="1" w:afterAutospacing="1"/>
        <w:textAlignment w:val="baseline"/>
        <w:rPr>
          <w:rFonts w:ascii="inherit" w:hAnsi="inherit" w:cs="Arial"/>
          <w:color w:val="333333"/>
          <w:bdr w:val="none" w:sz="0" w:space="0" w:color="auto" w:frame="1"/>
        </w:rPr>
      </w:pPr>
      <w:r>
        <w:rPr>
          <w:rFonts w:ascii="inherit" w:hAnsi="inherit" w:cs="Arial"/>
          <w:color w:val="333333"/>
          <w:bdr w:val="none" w:sz="0" w:space="0" w:color="auto" w:frame="1"/>
        </w:rPr>
        <w:lastRenderedPageBreak/>
        <w:t>Hệ thống sẽ khởi động và hiển thị “ </w:t>
      </w:r>
      <w:r>
        <w:rPr>
          <w:rStyle w:val="Strong"/>
          <w:rFonts w:ascii="inherit" w:hAnsi="inherit" w:cs="Arial"/>
          <w:color w:val="FF00FF"/>
          <w:bdr w:val="none" w:sz="0" w:space="0" w:color="auto" w:frame="1"/>
        </w:rPr>
        <w:t>Hệ thống bảo mật vân tay</w:t>
      </w:r>
      <w:r>
        <w:rPr>
          <w:rFonts w:ascii="inherit" w:hAnsi="inherit" w:cs="Arial"/>
          <w:color w:val="800080"/>
          <w:bdr w:val="none" w:sz="0" w:space="0" w:color="auto" w:frame="1"/>
        </w:rPr>
        <w:t> ”.</w:t>
      </w:r>
    </w:p>
    <w:p w14:paraId="03CA2BD9" w14:textId="77777777" w:rsidR="00560C78" w:rsidRDefault="00560C78" w:rsidP="00560C78">
      <w:pPr>
        <w:numPr>
          <w:ilvl w:val="1"/>
          <w:numId w:val="10"/>
        </w:numPr>
        <w:shd w:val="clear" w:color="auto" w:fill="FFFFFF"/>
        <w:spacing w:before="100" w:beforeAutospacing="1" w:after="100" w:afterAutospacing="1"/>
        <w:textAlignment w:val="baseline"/>
        <w:rPr>
          <w:rFonts w:ascii="inherit" w:hAnsi="inherit" w:cs="Arial"/>
          <w:color w:val="333333"/>
          <w:bdr w:val="none" w:sz="0" w:space="0" w:color="auto" w:frame="1"/>
        </w:rPr>
      </w:pPr>
      <w:r>
        <w:rPr>
          <w:rFonts w:ascii="inherit" w:hAnsi="inherit" w:cs="Arial"/>
          <w:color w:val="333333"/>
          <w:bdr w:val="none" w:sz="0" w:space="0" w:color="auto" w:frame="1"/>
        </w:rPr>
        <w:t>Chờ người dùng nhập liệu.</w:t>
      </w:r>
    </w:p>
    <w:p w14:paraId="7E00E23E" w14:textId="77777777" w:rsidR="00560C78" w:rsidRDefault="00560C78" w:rsidP="00560C78">
      <w:pPr>
        <w:pStyle w:val="NormalWeb"/>
        <w:shd w:val="clear" w:color="auto" w:fill="FFFFFF"/>
        <w:spacing w:before="0" w:beforeAutospacing="0" w:after="0" w:afterAutospacing="0"/>
        <w:textAlignment w:val="baseline"/>
        <w:rPr>
          <w:ins w:id="5" w:author="Unknown"/>
          <w:rFonts w:ascii="inherit" w:hAnsi="inherit" w:cs="Arial"/>
          <w:color w:val="333333"/>
          <w:bdr w:val="none" w:sz="0" w:space="0" w:color="auto" w:frame="1"/>
        </w:rPr>
      </w:pPr>
      <w:r>
        <w:rPr>
          <w:rFonts w:ascii="Arial" w:hAnsi="Arial" w:cs="Arial"/>
          <w:color w:val="333333"/>
          <w:bdr w:val="none" w:sz="0" w:space="0" w:color="auto" w:frame="1"/>
        </w:rPr>
        <w:br/>
      </w:r>
    </w:p>
    <w:p w14:paraId="02F4707E" w14:textId="77777777" w:rsidR="00560C78" w:rsidRDefault="00560C78" w:rsidP="00560C78">
      <w:pPr>
        <w:rPr>
          <w:rFonts w:cs="Times New Roman"/>
          <w:bdr w:val="none" w:sz="0" w:space="0" w:color="auto" w:frame="1"/>
        </w:rPr>
      </w:pPr>
    </w:p>
    <w:p w14:paraId="768C50EF" w14:textId="77777777" w:rsidR="00560C78" w:rsidRDefault="00000000" w:rsidP="00560C78">
      <w:pPr>
        <w:spacing w:before="615" w:after="615"/>
        <w:rPr>
          <w:bdr w:val="none" w:sz="0" w:space="0" w:color="auto" w:frame="1"/>
        </w:rPr>
      </w:pPr>
      <w:r>
        <w:rPr>
          <w:bdr w:val="none" w:sz="0" w:space="0" w:color="auto" w:frame="1"/>
        </w:rPr>
        <w:pict w14:anchorId="4EB60DBD">
          <v:rect id="_x0000_i1031" style="width:0;height:.75pt" o:hralign="center" o:hrstd="t" o:hrnoshade="t" o:hr="t" fillcolor="#333" stroked="f"/>
        </w:pict>
      </w:r>
    </w:p>
    <w:p w14:paraId="0009E5C1" w14:textId="77777777" w:rsidR="00560C78" w:rsidRDefault="00560C78" w:rsidP="00560C78">
      <w:pPr>
        <w:pStyle w:val="NormalWeb"/>
        <w:shd w:val="clear" w:color="auto" w:fill="FFFFFF"/>
        <w:spacing w:before="0" w:beforeAutospacing="0"/>
        <w:textAlignment w:val="baseline"/>
        <w:rPr>
          <w:rFonts w:ascii="Arial" w:hAnsi="Arial" w:cs="Arial"/>
          <w:color w:val="333333"/>
          <w:bdr w:val="none" w:sz="0" w:space="0" w:color="auto" w:frame="1"/>
        </w:rPr>
      </w:pPr>
      <w:r>
        <w:rPr>
          <w:rFonts w:ascii="Arial" w:hAnsi="Arial" w:cs="Arial"/>
          <w:color w:val="333333"/>
          <w:bdr w:val="none" w:sz="0" w:space="0" w:color="auto" w:frame="1"/>
        </w:rPr>
        <w:t> </w:t>
      </w:r>
    </w:p>
    <w:p w14:paraId="16BFCA26" w14:textId="77777777" w:rsidR="00560C78" w:rsidRDefault="00560C78" w:rsidP="00560C78">
      <w:pPr>
        <w:pStyle w:val="Heading5"/>
        <w:shd w:val="clear" w:color="auto" w:fill="FFFFFF"/>
        <w:spacing w:before="0" w:beforeAutospacing="0" w:after="0" w:afterAutospacing="0"/>
        <w:textAlignment w:val="baseline"/>
        <w:rPr>
          <w:rFonts w:ascii="Arial" w:hAnsi="Arial" w:cs="Arial"/>
          <w:sz w:val="27"/>
          <w:szCs w:val="27"/>
          <w:bdr w:val="none" w:sz="0" w:space="0" w:color="auto" w:frame="1"/>
        </w:rPr>
      </w:pPr>
      <w:r>
        <w:rPr>
          <w:rStyle w:val="Strong"/>
          <w:rFonts w:ascii="inherit" w:hAnsi="inherit" w:cs="Arial"/>
          <w:b/>
          <w:bCs/>
          <w:color w:val="800080"/>
          <w:sz w:val="26"/>
          <w:szCs w:val="26"/>
          <w:bdr w:val="none" w:sz="0" w:space="0" w:color="auto" w:frame="1"/>
        </w:rPr>
        <w:t>3. Đăng ký dấu vân tay:</w:t>
      </w:r>
    </w:p>
    <w:p w14:paraId="56BACDA6" w14:textId="06243909" w:rsidR="00560C78" w:rsidRDefault="00560C78" w:rsidP="00560C78">
      <w:pPr>
        <w:shd w:val="clear" w:color="auto" w:fill="FFFFFF"/>
        <w:textAlignment w:val="baseline"/>
        <w:rPr>
          <w:rFonts w:ascii="inherit" w:hAnsi="inherit" w:cs="Arial"/>
          <w:color w:val="333333"/>
          <w:sz w:val="24"/>
          <w:szCs w:val="24"/>
          <w:bdr w:val="none" w:sz="0" w:space="0" w:color="auto" w:frame="1"/>
        </w:rPr>
      </w:pPr>
      <w:r>
        <w:rPr>
          <w:rFonts w:ascii="inherit" w:hAnsi="inherit" w:cs="Arial"/>
          <w:noProof/>
          <w:color w:val="0000FF"/>
          <w:bdr w:val="none" w:sz="0" w:space="0" w:color="auto" w:frame="1"/>
        </w:rPr>
        <w:drawing>
          <wp:inline distT="0" distB="0" distL="0" distR="0" wp14:anchorId="3939DBC2" wp14:editId="0925B1D7">
            <wp:extent cx="3714750" cy="2082165"/>
            <wp:effectExtent l="0" t="0" r="0" b="0"/>
            <wp:docPr id="10" name="Picture 10" descr="Nút đăng ký">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út đăng ký">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14750" cy="2082165"/>
                    </a:xfrm>
                    <a:prstGeom prst="rect">
                      <a:avLst/>
                    </a:prstGeom>
                    <a:noFill/>
                    <a:ln>
                      <a:noFill/>
                    </a:ln>
                  </pic:spPr>
                </pic:pic>
              </a:graphicData>
            </a:graphic>
          </wp:inline>
        </w:drawing>
      </w:r>
    </w:p>
    <w:p w14:paraId="5770497D" w14:textId="10BBC97D" w:rsidR="00560C78" w:rsidRDefault="00560C78" w:rsidP="00560C78">
      <w:pPr>
        <w:shd w:val="clear" w:color="auto" w:fill="FFFFFF"/>
        <w:textAlignment w:val="baseline"/>
        <w:rPr>
          <w:rFonts w:ascii="inherit" w:hAnsi="inherit" w:cs="Arial"/>
          <w:color w:val="333333"/>
          <w:bdr w:val="none" w:sz="0" w:space="0" w:color="auto" w:frame="1"/>
        </w:rPr>
      </w:pPr>
      <w:r>
        <w:rPr>
          <w:rFonts w:ascii="inherit" w:hAnsi="inherit" w:cs="Arial"/>
          <w:noProof/>
          <w:color w:val="0000FF"/>
          <w:bdr w:val="none" w:sz="0" w:space="0" w:color="auto" w:frame="1"/>
        </w:rPr>
        <w:drawing>
          <wp:inline distT="0" distB="0" distL="0" distR="0" wp14:anchorId="7BB081FB" wp14:editId="12B04E62">
            <wp:extent cx="3714750" cy="2082165"/>
            <wp:effectExtent l="0" t="0" r="0" b="0"/>
            <wp:docPr id="9" name="Picture 9" descr="Đăng ký_1">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Đăng ký_1">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14750" cy="2082165"/>
                    </a:xfrm>
                    <a:prstGeom prst="rect">
                      <a:avLst/>
                    </a:prstGeom>
                    <a:noFill/>
                    <a:ln>
                      <a:noFill/>
                    </a:ln>
                  </pic:spPr>
                </pic:pic>
              </a:graphicData>
            </a:graphic>
          </wp:inline>
        </w:drawing>
      </w:r>
    </w:p>
    <w:p w14:paraId="09C03587" w14:textId="77777777" w:rsidR="00560C78" w:rsidRDefault="00560C78" w:rsidP="00560C78">
      <w:pPr>
        <w:numPr>
          <w:ilvl w:val="0"/>
          <w:numId w:val="11"/>
        </w:numPr>
        <w:shd w:val="clear" w:color="auto" w:fill="FFFFFF"/>
        <w:spacing w:beforeAutospacing="1" w:afterAutospacing="1"/>
        <w:textAlignment w:val="baseline"/>
        <w:rPr>
          <w:rFonts w:ascii="inherit" w:hAnsi="inherit" w:cs="Arial"/>
          <w:color w:val="333333"/>
          <w:bdr w:val="none" w:sz="0" w:space="0" w:color="auto" w:frame="1"/>
        </w:rPr>
      </w:pPr>
      <w:r>
        <w:rPr>
          <w:rFonts w:ascii="inherit" w:hAnsi="inherit" w:cs="Arial"/>
          <w:color w:val="333333"/>
          <w:bdr w:val="none" w:sz="0" w:space="0" w:color="auto" w:frame="1"/>
        </w:rPr>
        <w:t>Nhấn nút </w:t>
      </w:r>
      <w:r>
        <w:rPr>
          <w:rFonts w:ascii="inherit" w:hAnsi="inherit" w:cs="Arial"/>
          <w:color w:val="FF00FF"/>
          <w:bdr w:val="none" w:sz="0" w:space="0" w:color="auto" w:frame="1"/>
        </w:rPr>
        <w:t>“ </w:t>
      </w:r>
      <w:r>
        <w:rPr>
          <w:rStyle w:val="Strong"/>
          <w:rFonts w:ascii="inherit" w:hAnsi="inherit" w:cs="Arial"/>
          <w:color w:val="FF00FF"/>
          <w:bdr w:val="none" w:sz="0" w:space="0" w:color="auto" w:frame="1"/>
        </w:rPr>
        <w:t>Đăng ký</w:t>
      </w:r>
      <w:r>
        <w:rPr>
          <w:rFonts w:ascii="inherit" w:hAnsi="inherit" w:cs="Arial"/>
          <w:color w:val="FF00FF"/>
          <w:bdr w:val="none" w:sz="0" w:space="0" w:color="auto" w:frame="1"/>
        </w:rPr>
        <w:t> ”</w:t>
      </w:r>
      <w:r>
        <w:rPr>
          <w:rFonts w:ascii="inherit" w:hAnsi="inherit" w:cs="Arial"/>
          <w:color w:val="333333"/>
          <w:bdr w:val="none" w:sz="0" w:space="0" w:color="auto" w:frame="1"/>
        </w:rPr>
        <w:t> .</w:t>
      </w:r>
    </w:p>
    <w:p w14:paraId="2DD22BD9" w14:textId="77777777" w:rsidR="00560C78" w:rsidRDefault="00560C78" w:rsidP="00560C78">
      <w:pPr>
        <w:numPr>
          <w:ilvl w:val="0"/>
          <w:numId w:val="11"/>
        </w:numPr>
        <w:shd w:val="clear" w:color="auto" w:fill="FFFFFF"/>
        <w:spacing w:before="100" w:beforeAutospacing="1" w:after="100" w:afterAutospacing="1"/>
        <w:textAlignment w:val="baseline"/>
        <w:rPr>
          <w:rFonts w:ascii="inherit" w:hAnsi="inherit" w:cs="Arial"/>
          <w:color w:val="333333"/>
          <w:bdr w:val="none" w:sz="0" w:space="0" w:color="auto" w:frame="1"/>
        </w:rPr>
      </w:pPr>
      <w:r>
        <w:rPr>
          <w:rFonts w:ascii="inherit" w:hAnsi="inherit" w:cs="Arial"/>
          <w:color w:val="333333"/>
          <w:bdr w:val="none" w:sz="0" w:space="0" w:color="auto" w:frame="1"/>
        </w:rPr>
        <w:t>Màn hình LCD sẽ hiển thị cho bạn thông qua thủ tục đăng ký:</w:t>
      </w:r>
    </w:p>
    <w:p w14:paraId="72E8F953" w14:textId="77777777" w:rsidR="00560C78" w:rsidRDefault="00560C78" w:rsidP="00560C78">
      <w:pPr>
        <w:numPr>
          <w:ilvl w:val="1"/>
          <w:numId w:val="11"/>
        </w:numPr>
        <w:shd w:val="clear" w:color="auto" w:fill="FFFFFF"/>
        <w:spacing w:beforeAutospacing="1" w:afterAutospacing="1"/>
        <w:textAlignment w:val="baseline"/>
        <w:rPr>
          <w:rFonts w:ascii="inherit" w:hAnsi="inherit" w:cs="Arial"/>
          <w:color w:val="333333"/>
          <w:bdr w:val="none" w:sz="0" w:space="0" w:color="auto" w:frame="1"/>
        </w:rPr>
      </w:pPr>
      <w:r>
        <w:rPr>
          <w:rFonts w:ascii="inherit" w:hAnsi="inherit" w:cs="Arial"/>
          <w:color w:val="333333"/>
          <w:bdr w:val="none" w:sz="0" w:space="0" w:color="auto" w:frame="1"/>
        </w:rPr>
        <w:t>Chọn vị trí cho dấu vân tay duy nhất bằng nút Lên và Xuống ( </w:t>
      </w:r>
      <w:r>
        <w:rPr>
          <w:rStyle w:val="Strong"/>
          <w:rFonts w:ascii="inherit" w:hAnsi="inherit" w:cs="Arial"/>
          <w:color w:val="333333"/>
          <w:bdr w:val="none" w:sz="0" w:space="0" w:color="auto" w:frame="1"/>
        </w:rPr>
        <w:t>1 đến 25</w:t>
      </w:r>
      <w:r>
        <w:rPr>
          <w:rFonts w:ascii="inherit" w:hAnsi="inherit" w:cs="Arial"/>
          <w:color w:val="333333"/>
          <w:bdr w:val="none" w:sz="0" w:space="0" w:color="auto" w:frame="1"/>
        </w:rPr>
        <w:t> ).</w:t>
      </w:r>
    </w:p>
    <w:p w14:paraId="6EB1C8A8" w14:textId="77777777" w:rsidR="00560C78" w:rsidRDefault="00560C78" w:rsidP="00560C78">
      <w:pPr>
        <w:numPr>
          <w:ilvl w:val="1"/>
          <w:numId w:val="11"/>
        </w:numPr>
        <w:shd w:val="clear" w:color="auto" w:fill="FFFFFF"/>
        <w:spacing w:before="100" w:beforeAutospacing="1" w:after="100" w:afterAutospacing="1"/>
        <w:textAlignment w:val="baseline"/>
        <w:rPr>
          <w:rFonts w:ascii="inherit" w:hAnsi="inherit" w:cs="Arial"/>
          <w:color w:val="333333"/>
          <w:bdr w:val="none" w:sz="0" w:space="0" w:color="auto" w:frame="1"/>
        </w:rPr>
      </w:pPr>
      <w:r>
        <w:rPr>
          <w:rFonts w:ascii="inherit" w:hAnsi="inherit" w:cs="Arial"/>
          <w:color w:val="333333"/>
          <w:bdr w:val="none" w:sz="0" w:space="0" w:color="auto" w:frame="1"/>
        </w:rPr>
        <w:t>Đặt ngón tay của bạn lên cảm biến theo yêu cầu.</w:t>
      </w:r>
    </w:p>
    <w:p w14:paraId="356BB743" w14:textId="77777777" w:rsidR="00560C78" w:rsidRDefault="00560C78" w:rsidP="00560C78">
      <w:pPr>
        <w:numPr>
          <w:ilvl w:val="1"/>
          <w:numId w:val="11"/>
        </w:numPr>
        <w:shd w:val="clear" w:color="auto" w:fill="FFFFFF"/>
        <w:spacing w:before="100" w:beforeAutospacing="1" w:after="100" w:afterAutospacing="1"/>
        <w:textAlignment w:val="baseline"/>
        <w:rPr>
          <w:rFonts w:ascii="inherit" w:hAnsi="inherit" w:cs="Arial"/>
          <w:color w:val="333333"/>
          <w:bdr w:val="none" w:sz="0" w:space="0" w:color="auto" w:frame="1"/>
        </w:rPr>
      </w:pPr>
      <w:r>
        <w:rPr>
          <w:rFonts w:ascii="inherit" w:hAnsi="inherit" w:cs="Arial"/>
          <w:color w:val="333333"/>
          <w:bdr w:val="none" w:sz="0" w:space="0" w:color="auto" w:frame="1"/>
        </w:rPr>
        <w:t>Lặp lại quy trình cho đến khi đăng ký xong.</w:t>
      </w:r>
    </w:p>
    <w:p w14:paraId="00626447" w14:textId="77777777" w:rsidR="00560C78" w:rsidRDefault="00560C78" w:rsidP="00560C78">
      <w:pPr>
        <w:numPr>
          <w:ilvl w:val="0"/>
          <w:numId w:val="11"/>
        </w:numPr>
        <w:shd w:val="clear" w:color="auto" w:fill="FFFFFF"/>
        <w:spacing w:before="100" w:beforeAutospacing="1" w:after="100" w:afterAutospacing="1"/>
        <w:textAlignment w:val="baseline"/>
        <w:rPr>
          <w:rFonts w:ascii="inherit" w:hAnsi="inherit" w:cs="Arial"/>
          <w:color w:val="333333"/>
          <w:bdr w:val="none" w:sz="0" w:space="0" w:color="auto" w:frame="1"/>
        </w:rPr>
      </w:pPr>
      <w:r>
        <w:rPr>
          <w:rFonts w:ascii="inherit" w:hAnsi="inherit" w:cs="Arial"/>
          <w:color w:val="333333"/>
          <w:bdr w:val="none" w:sz="0" w:space="0" w:color="auto" w:frame="1"/>
        </w:rPr>
        <w:t>Hệ thống lưu trữ dữ liệu dấu vân tay.</w:t>
      </w:r>
    </w:p>
    <w:p w14:paraId="59ADB096" w14:textId="67589C5E" w:rsidR="00560C78" w:rsidRDefault="00560C78" w:rsidP="00560C78">
      <w:pPr>
        <w:shd w:val="clear" w:color="auto" w:fill="FFFFFF"/>
        <w:textAlignment w:val="baseline"/>
        <w:rPr>
          <w:rFonts w:ascii="inherit" w:hAnsi="inherit" w:cs="Arial"/>
          <w:color w:val="333333"/>
          <w:bdr w:val="none" w:sz="0" w:space="0" w:color="auto" w:frame="1"/>
        </w:rPr>
      </w:pPr>
      <w:r>
        <w:rPr>
          <w:rFonts w:ascii="inherit" w:hAnsi="inherit" w:cs="Arial"/>
          <w:noProof/>
          <w:color w:val="0000FF"/>
          <w:bdr w:val="none" w:sz="0" w:space="0" w:color="auto" w:frame="1"/>
        </w:rPr>
        <w:lastRenderedPageBreak/>
        <w:drawing>
          <wp:inline distT="0" distB="0" distL="0" distR="0" wp14:anchorId="3D777897" wp14:editId="5CCAB397">
            <wp:extent cx="3714750" cy="2082165"/>
            <wp:effectExtent l="0" t="0" r="0" b="0"/>
            <wp:docPr id="8" name="Picture 8" descr="Nút đăng ký">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út đăng ký">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14750" cy="2082165"/>
                    </a:xfrm>
                    <a:prstGeom prst="rect">
                      <a:avLst/>
                    </a:prstGeom>
                    <a:noFill/>
                    <a:ln>
                      <a:noFill/>
                    </a:ln>
                  </pic:spPr>
                </pic:pic>
              </a:graphicData>
            </a:graphic>
          </wp:inline>
        </w:drawing>
      </w:r>
    </w:p>
    <w:p w14:paraId="775C5E8E" w14:textId="66D374EE" w:rsidR="00560C78" w:rsidRDefault="00560C78" w:rsidP="00560C78">
      <w:pPr>
        <w:shd w:val="clear" w:color="auto" w:fill="FFFFFF"/>
        <w:textAlignment w:val="baseline"/>
        <w:rPr>
          <w:rFonts w:ascii="inherit" w:hAnsi="inherit" w:cs="Arial"/>
          <w:color w:val="333333"/>
          <w:bdr w:val="none" w:sz="0" w:space="0" w:color="auto" w:frame="1"/>
        </w:rPr>
      </w:pPr>
      <w:r>
        <w:rPr>
          <w:rFonts w:ascii="inherit" w:hAnsi="inherit" w:cs="Arial"/>
          <w:noProof/>
          <w:color w:val="0000FF"/>
          <w:bdr w:val="none" w:sz="0" w:space="0" w:color="auto" w:frame="1"/>
        </w:rPr>
        <w:drawing>
          <wp:inline distT="0" distB="0" distL="0" distR="0" wp14:anchorId="2B59FCD1" wp14:editId="1B45FBA4">
            <wp:extent cx="3714750" cy="2082165"/>
            <wp:effectExtent l="0" t="0" r="0" b="0"/>
            <wp:docPr id="7" name="Picture 7" descr="Đăng ký_1">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Đăng ký_1">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14750" cy="2082165"/>
                    </a:xfrm>
                    <a:prstGeom prst="rect">
                      <a:avLst/>
                    </a:prstGeom>
                    <a:noFill/>
                    <a:ln>
                      <a:noFill/>
                    </a:ln>
                  </pic:spPr>
                </pic:pic>
              </a:graphicData>
            </a:graphic>
          </wp:inline>
        </w:drawing>
      </w:r>
    </w:p>
    <w:p w14:paraId="2DA463AD" w14:textId="042023E6" w:rsidR="00560C78" w:rsidRDefault="00560C78" w:rsidP="00560C78">
      <w:pPr>
        <w:shd w:val="clear" w:color="auto" w:fill="FFFFFF"/>
        <w:textAlignment w:val="baseline"/>
        <w:rPr>
          <w:rFonts w:ascii="inherit" w:hAnsi="inherit" w:cs="Arial"/>
          <w:color w:val="333333"/>
          <w:bdr w:val="none" w:sz="0" w:space="0" w:color="auto" w:frame="1"/>
        </w:rPr>
      </w:pPr>
      <w:r>
        <w:rPr>
          <w:rFonts w:ascii="inherit" w:hAnsi="inherit" w:cs="Arial"/>
          <w:noProof/>
          <w:color w:val="0000FF"/>
          <w:bdr w:val="none" w:sz="0" w:space="0" w:color="auto" w:frame="1"/>
        </w:rPr>
        <w:drawing>
          <wp:inline distT="0" distB="0" distL="0" distR="0" wp14:anchorId="3644AE1A" wp14:editId="4B4DD639">
            <wp:extent cx="6480175" cy="3640455"/>
            <wp:effectExtent l="0" t="0" r="0" b="0"/>
            <wp:docPr id="6" name="Picture 6" descr="Lưu trữ sinh trắc học thành cô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ưu trữ sinh trắc học thành côn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80175" cy="3640455"/>
                    </a:xfrm>
                    <a:prstGeom prst="rect">
                      <a:avLst/>
                    </a:prstGeom>
                    <a:noFill/>
                    <a:ln>
                      <a:noFill/>
                    </a:ln>
                  </pic:spPr>
                </pic:pic>
              </a:graphicData>
            </a:graphic>
          </wp:inline>
        </w:drawing>
      </w:r>
    </w:p>
    <w:p w14:paraId="1690A184" w14:textId="77777777" w:rsidR="00560C78" w:rsidRDefault="00560C78" w:rsidP="00560C78">
      <w:pPr>
        <w:pStyle w:val="Heading5"/>
        <w:shd w:val="clear" w:color="auto" w:fill="FFFFFF"/>
        <w:spacing w:before="0" w:beforeAutospacing="0" w:after="0" w:afterAutospacing="0"/>
        <w:textAlignment w:val="baseline"/>
        <w:rPr>
          <w:rFonts w:ascii="Arial" w:hAnsi="Arial" w:cs="Arial"/>
          <w:sz w:val="27"/>
          <w:szCs w:val="27"/>
          <w:bdr w:val="none" w:sz="0" w:space="0" w:color="auto" w:frame="1"/>
        </w:rPr>
      </w:pPr>
      <w:r>
        <w:rPr>
          <w:rStyle w:val="Strong"/>
          <w:rFonts w:ascii="inherit" w:hAnsi="inherit" w:cs="Arial"/>
          <w:b/>
          <w:bCs/>
          <w:color w:val="800080"/>
          <w:sz w:val="26"/>
          <w:szCs w:val="26"/>
          <w:bdr w:val="none" w:sz="0" w:space="0" w:color="auto" w:frame="1"/>
        </w:rPr>
        <w:t>4. Xóa dấu vân tay:</w:t>
      </w:r>
    </w:p>
    <w:p w14:paraId="45910B3C" w14:textId="48765E93" w:rsidR="00560C78" w:rsidRDefault="00560C78" w:rsidP="00560C78">
      <w:pPr>
        <w:shd w:val="clear" w:color="auto" w:fill="FFFFFF"/>
        <w:textAlignment w:val="baseline"/>
        <w:rPr>
          <w:rFonts w:ascii="inherit" w:hAnsi="inherit" w:cs="Arial"/>
          <w:color w:val="333333"/>
          <w:sz w:val="24"/>
          <w:szCs w:val="24"/>
          <w:bdr w:val="none" w:sz="0" w:space="0" w:color="auto" w:frame="1"/>
        </w:rPr>
      </w:pPr>
      <w:r>
        <w:rPr>
          <w:rFonts w:ascii="inherit" w:hAnsi="inherit" w:cs="Arial"/>
          <w:noProof/>
          <w:color w:val="0000FF"/>
          <w:bdr w:val="none" w:sz="0" w:space="0" w:color="auto" w:frame="1"/>
        </w:rPr>
        <w:lastRenderedPageBreak/>
        <w:drawing>
          <wp:inline distT="0" distB="0" distL="0" distR="0" wp14:anchorId="03D7DC90" wp14:editId="3F98154F">
            <wp:extent cx="3714750" cy="2082165"/>
            <wp:effectExtent l="0" t="0" r="0" b="0"/>
            <wp:docPr id="5" name="Picture 5" descr="Chọn Xóa ngón tay">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họn Xóa ngón tay">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14750" cy="2082165"/>
                    </a:xfrm>
                    <a:prstGeom prst="rect">
                      <a:avLst/>
                    </a:prstGeom>
                    <a:noFill/>
                    <a:ln>
                      <a:noFill/>
                    </a:ln>
                  </pic:spPr>
                </pic:pic>
              </a:graphicData>
            </a:graphic>
          </wp:inline>
        </w:drawing>
      </w:r>
    </w:p>
    <w:p w14:paraId="6868E52B" w14:textId="05DA334B" w:rsidR="00560C78" w:rsidRDefault="00560C78" w:rsidP="00560C78">
      <w:pPr>
        <w:shd w:val="clear" w:color="auto" w:fill="FFFFFF"/>
        <w:textAlignment w:val="baseline"/>
        <w:rPr>
          <w:rFonts w:ascii="inherit" w:hAnsi="inherit" w:cs="Arial"/>
          <w:color w:val="333333"/>
          <w:bdr w:val="none" w:sz="0" w:space="0" w:color="auto" w:frame="1"/>
        </w:rPr>
      </w:pPr>
      <w:r>
        <w:rPr>
          <w:rFonts w:ascii="inherit" w:hAnsi="inherit" w:cs="Arial"/>
          <w:noProof/>
          <w:color w:val="0000FF"/>
          <w:bdr w:val="none" w:sz="0" w:space="0" w:color="auto" w:frame="1"/>
        </w:rPr>
        <w:drawing>
          <wp:inline distT="0" distB="0" distL="0" distR="0" wp14:anchorId="0B352DDF" wp14:editId="5CDC2DE9">
            <wp:extent cx="3714750" cy="2082165"/>
            <wp:effectExtent l="0" t="0" r="0" b="0"/>
            <wp:docPr id="4" name="Picture 4" descr="Đã xóa ngón tay">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Đã xóa ngón tay">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14750" cy="2082165"/>
                    </a:xfrm>
                    <a:prstGeom prst="rect">
                      <a:avLst/>
                    </a:prstGeom>
                    <a:noFill/>
                    <a:ln>
                      <a:noFill/>
                    </a:ln>
                  </pic:spPr>
                </pic:pic>
              </a:graphicData>
            </a:graphic>
          </wp:inline>
        </w:drawing>
      </w:r>
    </w:p>
    <w:p w14:paraId="1B2CA3CD" w14:textId="77777777" w:rsidR="00560C78" w:rsidRDefault="00560C78" w:rsidP="00560C78">
      <w:pPr>
        <w:numPr>
          <w:ilvl w:val="0"/>
          <w:numId w:val="12"/>
        </w:numPr>
        <w:shd w:val="clear" w:color="auto" w:fill="FFFFFF"/>
        <w:spacing w:beforeAutospacing="1" w:afterAutospacing="1"/>
        <w:textAlignment w:val="baseline"/>
        <w:rPr>
          <w:rFonts w:ascii="inherit" w:hAnsi="inherit" w:cs="Arial"/>
          <w:color w:val="333333"/>
          <w:bdr w:val="none" w:sz="0" w:space="0" w:color="auto" w:frame="1"/>
        </w:rPr>
      </w:pPr>
      <w:r>
        <w:rPr>
          <w:rFonts w:ascii="inherit" w:hAnsi="inherit" w:cs="Arial"/>
          <w:color w:val="333333"/>
          <w:bdr w:val="none" w:sz="0" w:space="0" w:color="auto" w:frame="1"/>
        </w:rPr>
        <w:t>Nhấn </w:t>
      </w:r>
      <w:r>
        <w:rPr>
          <w:rFonts w:ascii="inherit" w:hAnsi="inherit" w:cs="Arial"/>
          <w:color w:val="FF00FF"/>
          <w:bdr w:val="none" w:sz="0" w:space="0" w:color="auto" w:frame="1"/>
        </w:rPr>
        <w:t>“ </w:t>
      </w:r>
      <w:r>
        <w:rPr>
          <w:rStyle w:val="Strong"/>
          <w:rFonts w:ascii="inherit" w:hAnsi="inherit" w:cs="Arial"/>
          <w:color w:val="FF00FF"/>
          <w:bdr w:val="none" w:sz="0" w:space="0" w:color="auto" w:frame="1"/>
        </w:rPr>
        <w:t>Xóa</w:t>
      </w:r>
      <w:r>
        <w:rPr>
          <w:rFonts w:ascii="inherit" w:hAnsi="inherit" w:cs="Arial"/>
          <w:color w:val="FF00FF"/>
          <w:bdr w:val="none" w:sz="0" w:space="0" w:color="auto" w:frame="1"/>
        </w:rPr>
        <w:t> ”</w:t>
      </w:r>
      <w:r>
        <w:rPr>
          <w:rFonts w:ascii="inherit" w:hAnsi="inherit" w:cs="Arial"/>
          <w:color w:val="333333"/>
          <w:bdr w:val="none" w:sz="0" w:space="0" w:color="auto" w:frame="1"/>
        </w:rPr>
        <w:t> để xóa dấu vân tay.</w:t>
      </w:r>
    </w:p>
    <w:p w14:paraId="1A94A8A5" w14:textId="77777777" w:rsidR="00560C78" w:rsidRDefault="00560C78" w:rsidP="00560C78">
      <w:pPr>
        <w:numPr>
          <w:ilvl w:val="0"/>
          <w:numId w:val="12"/>
        </w:numPr>
        <w:shd w:val="clear" w:color="auto" w:fill="FFFFFF"/>
        <w:spacing w:before="100" w:beforeAutospacing="1" w:after="100" w:afterAutospacing="1"/>
        <w:textAlignment w:val="baseline"/>
        <w:rPr>
          <w:rFonts w:ascii="inherit" w:hAnsi="inherit" w:cs="Arial"/>
          <w:color w:val="333333"/>
          <w:bdr w:val="none" w:sz="0" w:space="0" w:color="auto" w:frame="1"/>
        </w:rPr>
      </w:pPr>
      <w:r>
        <w:rPr>
          <w:rFonts w:ascii="inherit" w:hAnsi="inherit" w:cs="Arial"/>
          <w:color w:val="333333"/>
          <w:bdr w:val="none" w:sz="0" w:space="0" w:color="auto" w:frame="1"/>
        </w:rPr>
        <w:t>Làm theo Màn hình LCD để chọn cái cần xóa.</w:t>
      </w:r>
    </w:p>
    <w:p w14:paraId="54168C1F" w14:textId="77777777" w:rsidR="00560C78" w:rsidRDefault="00560C78" w:rsidP="00560C78">
      <w:pPr>
        <w:pStyle w:val="Heading5"/>
        <w:shd w:val="clear" w:color="auto" w:fill="FFFFFF"/>
        <w:spacing w:before="0" w:beforeAutospacing="0" w:after="0" w:afterAutospacing="0"/>
        <w:textAlignment w:val="baseline"/>
        <w:rPr>
          <w:rFonts w:ascii="Arial" w:hAnsi="Arial" w:cs="Arial"/>
          <w:sz w:val="27"/>
          <w:szCs w:val="27"/>
          <w:bdr w:val="none" w:sz="0" w:space="0" w:color="auto" w:frame="1"/>
        </w:rPr>
      </w:pPr>
      <w:r>
        <w:rPr>
          <w:rStyle w:val="Strong"/>
          <w:rFonts w:ascii="inherit" w:hAnsi="inherit" w:cs="Arial"/>
          <w:b/>
          <w:bCs/>
          <w:color w:val="800080"/>
          <w:sz w:val="26"/>
          <w:szCs w:val="26"/>
          <w:bdr w:val="none" w:sz="0" w:space="0" w:color="auto" w:frame="1"/>
        </w:rPr>
        <w:t>5. Cấp quyền truy cập:</w:t>
      </w:r>
    </w:p>
    <w:p w14:paraId="000A545D" w14:textId="2A58A30D" w:rsidR="00560C78" w:rsidRDefault="00560C78" w:rsidP="00560C78">
      <w:pPr>
        <w:shd w:val="clear" w:color="auto" w:fill="FFFFFF"/>
        <w:textAlignment w:val="baseline"/>
        <w:rPr>
          <w:rFonts w:ascii="inherit" w:hAnsi="inherit" w:cs="Arial"/>
          <w:color w:val="333333"/>
          <w:sz w:val="24"/>
          <w:szCs w:val="24"/>
          <w:bdr w:val="none" w:sz="0" w:space="0" w:color="auto" w:frame="1"/>
        </w:rPr>
      </w:pPr>
      <w:r>
        <w:rPr>
          <w:rFonts w:ascii="inherit" w:hAnsi="inherit" w:cs="Arial"/>
          <w:noProof/>
          <w:color w:val="0000FF"/>
          <w:bdr w:val="none" w:sz="0" w:space="0" w:color="auto" w:frame="1"/>
        </w:rPr>
        <w:drawing>
          <wp:inline distT="0" distB="0" distL="0" distR="0" wp14:anchorId="122D8846" wp14:editId="1C0C990F">
            <wp:extent cx="3714750" cy="2082165"/>
            <wp:effectExtent l="0" t="0" r="0" b="0"/>
            <wp:docPr id="3" name="Picture 3" descr="Công tắc đẩy lên hoặc xuốn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ông tắc đẩy lên hoặc xuốn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14750" cy="2082165"/>
                    </a:xfrm>
                    <a:prstGeom prst="rect">
                      <a:avLst/>
                    </a:prstGeom>
                    <a:noFill/>
                    <a:ln>
                      <a:noFill/>
                    </a:ln>
                  </pic:spPr>
                </pic:pic>
              </a:graphicData>
            </a:graphic>
          </wp:inline>
        </w:drawing>
      </w:r>
    </w:p>
    <w:p w14:paraId="275311C2" w14:textId="0E7311A9" w:rsidR="00560C78" w:rsidRDefault="00560C78" w:rsidP="00560C78">
      <w:pPr>
        <w:shd w:val="clear" w:color="auto" w:fill="FFFFFF"/>
        <w:textAlignment w:val="baseline"/>
        <w:rPr>
          <w:rFonts w:ascii="inherit" w:hAnsi="inherit" w:cs="Arial"/>
          <w:color w:val="333333"/>
          <w:bdr w:val="none" w:sz="0" w:space="0" w:color="auto" w:frame="1"/>
        </w:rPr>
      </w:pPr>
      <w:r>
        <w:rPr>
          <w:rFonts w:ascii="inherit" w:hAnsi="inherit" w:cs="Arial"/>
          <w:noProof/>
          <w:color w:val="0000FF"/>
          <w:bdr w:val="none" w:sz="0" w:space="0" w:color="auto" w:frame="1"/>
        </w:rPr>
        <w:drawing>
          <wp:inline distT="0" distB="0" distL="0" distR="0" wp14:anchorId="77D1AB1C" wp14:editId="40F83E19">
            <wp:extent cx="3714750" cy="2082165"/>
            <wp:effectExtent l="0" t="0" r="0" b="0"/>
            <wp:docPr id="2" name="Picture 2" descr="Đặt ngón tay phải">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Đặt ngón tay phải">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14750" cy="2082165"/>
                    </a:xfrm>
                    <a:prstGeom prst="rect">
                      <a:avLst/>
                    </a:prstGeom>
                    <a:noFill/>
                    <a:ln>
                      <a:noFill/>
                    </a:ln>
                  </pic:spPr>
                </pic:pic>
              </a:graphicData>
            </a:graphic>
          </wp:inline>
        </w:drawing>
      </w:r>
    </w:p>
    <w:p w14:paraId="38DD0C21" w14:textId="77777777" w:rsidR="00560C78" w:rsidRDefault="00560C78" w:rsidP="00560C78">
      <w:pPr>
        <w:numPr>
          <w:ilvl w:val="0"/>
          <w:numId w:val="13"/>
        </w:numPr>
        <w:shd w:val="clear" w:color="auto" w:fill="FFFFFF"/>
        <w:spacing w:beforeAutospacing="1" w:afterAutospacing="1"/>
        <w:textAlignment w:val="baseline"/>
        <w:rPr>
          <w:rFonts w:ascii="inherit" w:hAnsi="inherit" w:cs="Arial"/>
          <w:color w:val="333333"/>
          <w:bdr w:val="none" w:sz="0" w:space="0" w:color="auto" w:frame="1"/>
        </w:rPr>
      </w:pPr>
      <w:r>
        <w:rPr>
          <w:rFonts w:ascii="inherit" w:hAnsi="inherit" w:cs="Arial"/>
          <w:color w:val="333333"/>
          <w:bdr w:val="none" w:sz="0" w:space="0" w:color="auto" w:frame="1"/>
        </w:rPr>
        <w:lastRenderedPageBreak/>
        <w:t>Nhấn </w:t>
      </w:r>
      <w:r>
        <w:rPr>
          <w:rFonts w:ascii="inherit" w:hAnsi="inherit" w:cs="Arial"/>
          <w:color w:val="FF00FF"/>
          <w:bdr w:val="none" w:sz="0" w:space="0" w:color="auto" w:frame="1"/>
        </w:rPr>
        <w:t>“ </w:t>
      </w:r>
      <w:r>
        <w:rPr>
          <w:rStyle w:val="Strong"/>
          <w:rFonts w:ascii="inherit" w:hAnsi="inherit" w:cs="Arial"/>
          <w:color w:val="FF00FF"/>
          <w:bdr w:val="none" w:sz="0" w:space="0" w:color="auto" w:frame="1"/>
        </w:rPr>
        <w:t>Lên</w:t>
      </w:r>
      <w:r>
        <w:rPr>
          <w:rFonts w:ascii="inherit" w:hAnsi="inherit" w:cs="Arial"/>
          <w:color w:val="FF00FF"/>
          <w:bdr w:val="none" w:sz="0" w:space="0" w:color="auto" w:frame="1"/>
        </w:rPr>
        <w:t> ”</w:t>
      </w:r>
      <w:r>
        <w:rPr>
          <w:rFonts w:ascii="inherit" w:hAnsi="inherit" w:cs="Arial"/>
          <w:color w:val="333333"/>
          <w:bdr w:val="none" w:sz="0" w:space="0" w:color="auto" w:frame="1"/>
        </w:rPr>
        <w:t> hoặc </w:t>
      </w:r>
      <w:r>
        <w:rPr>
          <w:rFonts w:ascii="inherit" w:hAnsi="inherit" w:cs="Arial"/>
          <w:color w:val="FF00FF"/>
          <w:bdr w:val="none" w:sz="0" w:space="0" w:color="auto" w:frame="1"/>
        </w:rPr>
        <w:t>“ </w:t>
      </w:r>
      <w:r>
        <w:rPr>
          <w:rStyle w:val="Strong"/>
          <w:rFonts w:ascii="inherit" w:hAnsi="inherit" w:cs="Arial"/>
          <w:color w:val="FF00FF"/>
          <w:bdr w:val="none" w:sz="0" w:space="0" w:color="auto" w:frame="1"/>
        </w:rPr>
        <w:t>Xuống</w:t>
      </w:r>
      <w:r>
        <w:rPr>
          <w:rFonts w:ascii="inherit" w:hAnsi="inherit" w:cs="Arial"/>
          <w:color w:val="FF00FF"/>
          <w:bdr w:val="none" w:sz="0" w:space="0" w:color="auto" w:frame="1"/>
        </w:rPr>
        <w:t> ”</w:t>
      </w:r>
      <w:r>
        <w:rPr>
          <w:rFonts w:ascii="inherit" w:hAnsi="inherit" w:cs="Arial"/>
          <w:color w:val="333333"/>
          <w:bdr w:val="none" w:sz="0" w:space="0" w:color="auto" w:frame="1"/>
        </w:rPr>
        <w:t> để truy cập.</w:t>
      </w:r>
    </w:p>
    <w:p w14:paraId="13272E80" w14:textId="77777777" w:rsidR="00560C78" w:rsidRDefault="00560C78" w:rsidP="00560C78">
      <w:pPr>
        <w:numPr>
          <w:ilvl w:val="0"/>
          <w:numId w:val="13"/>
        </w:numPr>
        <w:shd w:val="clear" w:color="auto" w:fill="FFFFFF"/>
        <w:spacing w:before="100" w:beforeAutospacing="1" w:after="100" w:afterAutospacing="1"/>
        <w:textAlignment w:val="baseline"/>
        <w:rPr>
          <w:rFonts w:ascii="inherit" w:hAnsi="inherit" w:cs="Arial"/>
          <w:color w:val="333333"/>
          <w:bdr w:val="none" w:sz="0" w:space="0" w:color="auto" w:frame="1"/>
        </w:rPr>
      </w:pPr>
      <w:r>
        <w:rPr>
          <w:rFonts w:ascii="inherit" w:hAnsi="inherit" w:cs="Arial"/>
          <w:color w:val="333333"/>
          <w:bdr w:val="none" w:sz="0" w:space="0" w:color="auto" w:frame="1"/>
        </w:rPr>
        <w:t>Đặt ngón tay lên cảm biến khi màn hình LCD hiển thị cho bạn.</w:t>
      </w:r>
    </w:p>
    <w:p w14:paraId="612F962D" w14:textId="77777777" w:rsidR="00560C78" w:rsidRDefault="00560C78" w:rsidP="00560C78">
      <w:pPr>
        <w:numPr>
          <w:ilvl w:val="0"/>
          <w:numId w:val="13"/>
        </w:numPr>
        <w:shd w:val="clear" w:color="auto" w:fill="FFFFFF"/>
        <w:spacing w:before="100" w:beforeAutospacing="1" w:after="100" w:afterAutospacing="1"/>
        <w:textAlignment w:val="baseline"/>
        <w:rPr>
          <w:rFonts w:ascii="inherit" w:hAnsi="inherit" w:cs="Arial"/>
          <w:color w:val="333333"/>
          <w:bdr w:val="none" w:sz="0" w:space="0" w:color="auto" w:frame="1"/>
        </w:rPr>
      </w:pPr>
      <w:r>
        <w:rPr>
          <w:rFonts w:ascii="inherit" w:hAnsi="inherit" w:cs="Arial"/>
          <w:color w:val="333333"/>
          <w:bdr w:val="none" w:sz="0" w:space="0" w:color="auto" w:frame="1"/>
        </w:rPr>
        <w:t>Nếu được xác định, cửa sẽ mở khóa (rơ-le kích hoạt).</w:t>
      </w:r>
    </w:p>
    <w:p w14:paraId="79A12698" w14:textId="77777777" w:rsidR="00560C78" w:rsidRDefault="00560C78" w:rsidP="00560C78">
      <w:pPr>
        <w:numPr>
          <w:ilvl w:val="0"/>
          <w:numId w:val="13"/>
        </w:numPr>
        <w:shd w:val="clear" w:color="auto" w:fill="FFFFFF"/>
        <w:spacing w:beforeAutospacing="1" w:afterAutospacing="1"/>
        <w:textAlignment w:val="baseline"/>
        <w:rPr>
          <w:rFonts w:ascii="inherit" w:hAnsi="inherit" w:cs="Arial"/>
          <w:color w:val="333333"/>
          <w:bdr w:val="none" w:sz="0" w:space="0" w:color="auto" w:frame="1"/>
        </w:rPr>
      </w:pPr>
      <w:r>
        <w:rPr>
          <w:rFonts w:ascii="inherit" w:hAnsi="inherit" w:cs="Arial"/>
          <w:color w:val="333333"/>
          <w:bdr w:val="none" w:sz="0" w:space="0" w:color="auto" w:frame="1"/>
        </w:rPr>
        <w:t>Màn hình LCD hiển thị “ </w:t>
      </w:r>
      <w:r>
        <w:rPr>
          <w:rStyle w:val="Strong"/>
          <w:rFonts w:ascii="inherit" w:hAnsi="inherit" w:cs="Arial"/>
          <w:color w:val="FF00FF"/>
          <w:bdr w:val="none" w:sz="0" w:space="0" w:color="auto" w:frame="1"/>
        </w:rPr>
        <w:t>Cổng đã mở</w:t>
      </w:r>
      <w:r>
        <w:rPr>
          <w:rFonts w:ascii="inherit" w:hAnsi="inherit" w:cs="Arial"/>
          <w:color w:val="FF00FF"/>
          <w:bdr w:val="none" w:sz="0" w:space="0" w:color="auto" w:frame="1"/>
        </w:rPr>
        <w:t> ” .</w:t>
      </w:r>
      <w:r>
        <w:rPr>
          <w:rFonts w:ascii="inherit" w:hAnsi="inherit" w:cs="Arial"/>
          <w:color w:val="333333"/>
          <w:bdr w:val="none" w:sz="0" w:space="0" w:color="auto" w:frame="1"/>
        </w:rPr>
        <w:t> “</w:t>
      </w:r>
    </w:p>
    <w:p w14:paraId="365284CA" w14:textId="77777777" w:rsidR="00560C78" w:rsidRDefault="00560C78" w:rsidP="00560C78">
      <w:pPr>
        <w:pStyle w:val="Heading5"/>
        <w:shd w:val="clear" w:color="auto" w:fill="FFFFFF"/>
        <w:spacing w:before="0" w:beforeAutospacing="0" w:after="0" w:afterAutospacing="0"/>
        <w:textAlignment w:val="baseline"/>
        <w:rPr>
          <w:rFonts w:ascii="Arial" w:hAnsi="Arial" w:cs="Arial"/>
          <w:sz w:val="27"/>
          <w:szCs w:val="27"/>
          <w:bdr w:val="none" w:sz="0" w:space="0" w:color="auto" w:frame="1"/>
        </w:rPr>
      </w:pPr>
      <w:r>
        <w:rPr>
          <w:rStyle w:val="Strong"/>
          <w:rFonts w:ascii="inherit" w:hAnsi="inherit" w:cs="Arial"/>
          <w:b/>
          <w:bCs/>
          <w:color w:val="800080"/>
          <w:sz w:val="26"/>
          <w:szCs w:val="26"/>
          <w:bdr w:val="none" w:sz="0" w:space="0" w:color="auto" w:frame="1"/>
        </w:rPr>
        <w:t>6. Hết thời gian truy cập:</w:t>
      </w:r>
    </w:p>
    <w:p w14:paraId="16BCFEB2" w14:textId="77777777" w:rsidR="00560C78" w:rsidRDefault="00560C78" w:rsidP="00560C78">
      <w:pPr>
        <w:numPr>
          <w:ilvl w:val="0"/>
          <w:numId w:val="14"/>
        </w:numPr>
        <w:shd w:val="clear" w:color="auto" w:fill="FFFFFF"/>
        <w:spacing w:before="100" w:beforeAutospacing="1" w:after="100" w:afterAutospacing="1"/>
        <w:textAlignment w:val="baseline"/>
        <w:rPr>
          <w:rFonts w:ascii="inherit" w:hAnsi="inherit" w:cs="Arial"/>
          <w:color w:val="333333"/>
          <w:sz w:val="24"/>
          <w:szCs w:val="24"/>
          <w:bdr w:val="none" w:sz="0" w:space="0" w:color="auto" w:frame="1"/>
        </w:rPr>
      </w:pPr>
      <w:r>
        <w:rPr>
          <w:rFonts w:ascii="inherit" w:hAnsi="inherit" w:cs="Arial"/>
          <w:color w:val="333333"/>
          <w:bdr w:val="none" w:sz="0" w:space="0" w:color="auto" w:frame="1"/>
        </w:rPr>
        <w:t>Sau một hồi trì hoãn, cửa khóa lại.</w:t>
      </w:r>
    </w:p>
    <w:p w14:paraId="6B83A6D0" w14:textId="77777777" w:rsidR="00560C78" w:rsidRDefault="00560C78" w:rsidP="00560C78">
      <w:pPr>
        <w:numPr>
          <w:ilvl w:val="0"/>
          <w:numId w:val="14"/>
        </w:numPr>
        <w:shd w:val="clear" w:color="auto" w:fill="FFFFFF"/>
        <w:spacing w:beforeAutospacing="1" w:afterAutospacing="1"/>
        <w:textAlignment w:val="baseline"/>
        <w:rPr>
          <w:rFonts w:ascii="inherit" w:hAnsi="inherit" w:cs="Arial"/>
          <w:color w:val="333333"/>
          <w:bdr w:val="none" w:sz="0" w:space="0" w:color="auto" w:frame="1"/>
        </w:rPr>
      </w:pPr>
      <w:r>
        <w:rPr>
          <w:rFonts w:ascii="inherit" w:hAnsi="inherit" w:cs="Arial"/>
          <w:color w:val="333333"/>
          <w:bdr w:val="none" w:sz="0" w:space="0" w:color="auto" w:frame="1"/>
        </w:rPr>
        <w:t>Màn hình LCD hiển thị “ </w:t>
      </w:r>
      <w:r>
        <w:rPr>
          <w:rStyle w:val="Strong"/>
          <w:rFonts w:ascii="inherit" w:hAnsi="inherit" w:cs="Arial"/>
          <w:color w:val="FF00FF"/>
          <w:bdr w:val="none" w:sz="0" w:space="0" w:color="auto" w:frame="1"/>
        </w:rPr>
        <w:t>Cổng đã đóng”.</w:t>
      </w:r>
      <w:r>
        <w:rPr>
          <w:rFonts w:ascii="inherit" w:hAnsi="inherit" w:cs="Arial"/>
          <w:color w:val="333333"/>
          <w:bdr w:val="none" w:sz="0" w:space="0" w:color="auto" w:frame="1"/>
        </w:rPr>
        <w:t> “</w:t>
      </w:r>
    </w:p>
    <w:p w14:paraId="34A36396" w14:textId="77777777" w:rsidR="00560C78" w:rsidRDefault="00560C78" w:rsidP="00560C78">
      <w:pPr>
        <w:pStyle w:val="NormalWeb"/>
        <w:shd w:val="clear" w:color="auto" w:fill="FFFFFF"/>
        <w:spacing w:before="0" w:beforeAutospacing="0" w:after="0" w:afterAutospacing="0"/>
        <w:textAlignment w:val="baseline"/>
        <w:rPr>
          <w:ins w:id="6" w:author="Unknown"/>
          <w:rFonts w:ascii="inherit" w:hAnsi="inherit" w:cs="Arial"/>
          <w:color w:val="333333"/>
          <w:bdr w:val="none" w:sz="0" w:space="0" w:color="auto" w:frame="1"/>
        </w:rPr>
      </w:pPr>
      <w:r>
        <w:rPr>
          <w:rFonts w:ascii="Arial" w:hAnsi="Arial" w:cs="Arial"/>
          <w:color w:val="333333"/>
          <w:bdr w:val="none" w:sz="0" w:space="0" w:color="auto" w:frame="1"/>
        </w:rPr>
        <w:br/>
      </w:r>
    </w:p>
    <w:p w14:paraId="7B304C3A" w14:textId="77777777" w:rsidR="00560C78" w:rsidRDefault="00560C78" w:rsidP="00560C78">
      <w:pPr>
        <w:rPr>
          <w:rFonts w:cs="Times New Roman"/>
          <w:bdr w:val="none" w:sz="0" w:space="0" w:color="auto" w:frame="1"/>
        </w:rPr>
      </w:pPr>
    </w:p>
    <w:p w14:paraId="06E94C01" w14:textId="77777777" w:rsidR="00560C78" w:rsidRDefault="00000000" w:rsidP="00560C78">
      <w:pPr>
        <w:spacing w:before="615" w:after="615"/>
        <w:rPr>
          <w:bdr w:val="none" w:sz="0" w:space="0" w:color="auto" w:frame="1"/>
        </w:rPr>
      </w:pPr>
      <w:r>
        <w:rPr>
          <w:bdr w:val="none" w:sz="0" w:space="0" w:color="auto" w:frame="1"/>
        </w:rPr>
        <w:pict w14:anchorId="419E4E87">
          <v:rect id="_x0000_i1032" style="width:0;height:.75pt" o:hralign="center" o:hrstd="t" o:hrnoshade="t" o:hr="t" fillcolor="#333" stroked="f"/>
        </w:pict>
      </w:r>
    </w:p>
    <w:p w14:paraId="3F156A73" w14:textId="77777777" w:rsidR="00560C78" w:rsidRDefault="00560C78" w:rsidP="00560C78">
      <w:pPr>
        <w:pStyle w:val="Heading2"/>
        <w:shd w:val="clear" w:color="auto" w:fill="FFFFFF"/>
        <w:spacing w:before="0" w:beforeAutospacing="0" w:after="0" w:afterAutospacing="0"/>
        <w:textAlignment w:val="baseline"/>
        <w:rPr>
          <w:rFonts w:ascii="Arial" w:hAnsi="Arial" w:cs="Arial"/>
          <w:bdr w:val="none" w:sz="0" w:space="0" w:color="auto" w:frame="1"/>
        </w:rPr>
      </w:pPr>
      <w:r>
        <w:rPr>
          <w:rFonts w:ascii="inherit" w:hAnsi="inherit" w:cs="Arial"/>
          <w:color w:val="FF6600"/>
          <w:sz w:val="35"/>
          <w:szCs w:val="35"/>
          <w:bdr w:val="none" w:sz="0" w:space="0" w:color="auto" w:frame="1"/>
        </w:rPr>
        <w:t>Phần kết luận</w:t>
      </w:r>
    </w:p>
    <w:p w14:paraId="33A19E70" w14:textId="365625CB" w:rsidR="00560C78" w:rsidRDefault="00560C78" w:rsidP="00560C78">
      <w:pPr>
        <w:pStyle w:val="NormalWeb"/>
        <w:shd w:val="clear" w:color="auto" w:fill="FFFFFF"/>
        <w:spacing w:before="0" w:beforeAutospacing="0" w:after="0"/>
        <w:textAlignment w:val="baseline"/>
        <w:rPr>
          <w:rFonts w:ascii="Arial" w:hAnsi="Arial" w:cs="Arial"/>
          <w:color w:val="333333"/>
          <w:bdr w:val="none" w:sz="0" w:space="0" w:color="auto" w:frame="1"/>
        </w:rPr>
      </w:pPr>
      <w:r>
        <w:rPr>
          <w:rFonts w:ascii="inherit" w:hAnsi="inherit" w:cs="Arial"/>
          <w:noProof/>
          <w:color w:val="0000FF"/>
          <w:bdr w:val="none" w:sz="0" w:space="0" w:color="auto" w:frame="1"/>
        </w:rPr>
        <w:drawing>
          <wp:inline distT="0" distB="0" distL="0" distR="0" wp14:anchorId="71376689" wp14:editId="4582647F">
            <wp:extent cx="5649595" cy="3183890"/>
            <wp:effectExtent l="0" t="0" r="8255" b="0"/>
            <wp:docPr id="1" name="Picture 1" descr="khóa cửa vân tay arduino">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khóa cửa vân tay arduino">
                      <a:hlinkClick r:id="rId20"/>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49595" cy="3183890"/>
                    </a:xfrm>
                    <a:prstGeom prst="rect">
                      <a:avLst/>
                    </a:prstGeom>
                    <a:noFill/>
                    <a:ln>
                      <a:noFill/>
                    </a:ln>
                  </pic:spPr>
                </pic:pic>
              </a:graphicData>
            </a:graphic>
          </wp:inline>
        </w:drawing>
      </w:r>
    </w:p>
    <w:p w14:paraId="5A47EE4D" w14:textId="77777777" w:rsidR="00560C78" w:rsidRDefault="00560C78" w:rsidP="00560C78">
      <w:pPr>
        <w:pStyle w:val="NormalWeb"/>
        <w:shd w:val="clear" w:color="auto" w:fill="FFFFFF"/>
        <w:spacing w:before="0" w:beforeAutospacing="0"/>
        <w:textAlignment w:val="baseline"/>
        <w:rPr>
          <w:rFonts w:ascii="Arial" w:hAnsi="Arial" w:cs="Arial"/>
          <w:color w:val="333333"/>
          <w:bdr w:val="none" w:sz="0" w:space="0" w:color="auto" w:frame="1"/>
        </w:rPr>
      </w:pPr>
      <w:r>
        <w:rPr>
          <w:rFonts w:ascii="Arial" w:hAnsi="Arial" w:cs="Arial"/>
          <w:color w:val="333333"/>
          <w:bdr w:val="none" w:sz="0" w:space="0" w:color="auto" w:frame="1"/>
        </w:rPr>
        <w:t>Hệ thống bảo mật sinh trắc học, với Arduino và cảm biến vân tay, tận dụng khả năng của những tiến bộ đáng kể trong các giải pháp bảo mật sử dụng dấu vân tay. Tóm lại, dự án này trình bày cách xây dựng Hệ thống bảo mật sinh trắc học.</w:t>
      </w:r>
    </w:p>
    <w:p w14:paraId="00F01B37" w14:textId="569250CA" w:rsidR="00BB4243" w:rsidRDefault="00BB4243">
      <w:r>
        <w:br w:type="page"/>
      </w:r>
    </w:p>
    <w:p w14:paraId="7C1E825B" w14:textId="77777777" w:rsidR="00BB4243" w:rsidRDefault="00BB4243" w:rsidP="00BB4243">
      <w:pPr>
        <w:pStyle w:val="Heading1"/>
        <w:shd w:val="clear" w:color="auto" w:fill="FFFFFF"/>
        <w:spacing w:before="225" w:beforeAutospacing="0" w:after="225" w:afterAutospacing="0"/>
        <w:textAlignment w:val="baseline"/>
        <w:rPr>
          <w:rFonts w:ascii="Roboto" w:hAnsi="Roboto"/>
          <w:b w:val="0"/>
          <w:bCs w:val="0"/>
          <w:spacing w:val="-1"/>
        </w:rPr>
      </w:pPr>
      <w:r>
        <w:rPr>
          <w:rFonts w:ascii="Roboto" w:hAnsi="Roboto"/>
          <w:b w:val="0"/>
          <w:bCs w:val="0"/>
          <w:spacing w:val="-1"/>
        </w:rPr>
        <w:lastRenderedPageBreak/>
        <w:t>Fingerprint Door Lock Security Systems Using Arduino &amp; LCD</w:t>
      </w:r>
    </w:p>
    <w:p w14:paraId="4632288E" w14:textId="34CCA748" w:rsidR="00560C78" w:rsidRDefault="00000000">
      <w:hyperlink r:id="rId37" w:history="1">
        <w:r w:rsidR="00BB4243" w:rsidRPr="008B20BF">
          <w:rPr>
            <w:rStyle w:val="Hyperlink"/>
          </w:rPr>
          <w:t>https://diyprojectslab.com/fingerprint-door-lock-security-arduino/</w:t>
        </w:r>
      </w:hyperlink>
    </w:p>
    <w:p w14:paraId="3E83FA25" w14:textId="20AA39AF" w:rsidR="00BB4243" w:rsidRDefault="00BB4243"/>
    <w:p w14:paraId="7A76170C" w14:textId="77777777" w:rsidR="00BB4243" w:rsidRDefault="00BB4243" w:rsidP="00BB4243">
      <w:pPr>
        <w:pStyle w:val="Heading1"/>
        <w:shd w:val="clear" w:color="auto" w:fill="FFFFFF"/>
        <w:spacing w:before="225" w:beforeAutospacing="0" w:after="225" w:afterAutospacing="0"/>
        <w:textAlignment w:val="baseline"/>
        <w:rPr>
          <w:rFonts w:ascii="var(--title-font)" w:hAnsi="var(--title-font)" w:cs="Arial"/>
          <w:b w:val="0"/>
          <w:bCs w:val="0"/>
          <w:color w:val="444444"/>
          <w:spacing w:val="-1"/>
        </w:rPr>
      </w:pPr>
      <w:r>
        <w:rPr>
          <w:rFonts w:ascii="var(--title-font)" w:hAnsi="var(--title-font)" w:cs="Arial"/>
          <w:b w:val="0"/>
          <w:bCs w:val="0"/>
          <w:color w:val="444444"/>
          <w:spacing w:val="-1"/>
        </w:rPr>
        <w:t>Hệ Thống Bảo Mật Khóa Cửa Vân Tay Sử Dụng Arduino &amp; LCD</w:t>
      </w:r>
    </w:p>
    <w:p w14:paraId="1F5F2CCF" w14:textId="3DD9F2B3" w:rsidR="00BB4243" w:rsidRDefault="00BB4243" w:rsidP="00BB4243">
      <w:pPr>
        <w:shd w:val="clear" w:color="auto" w:fill="FFFFFF"/>
        <w:textAlignment w:val="baseline"/>
        <w:rPr>
          <w:rFonts w:ascii="inherit" w:hAnsi="inherit" w:cs="Arial"/>
          <w:color w:val="444444"/>
          <w:sz w:val="18"/>
          <w:szCs w:val="18"/>
        </w:rPr>
      </w:pPr>
      <w:r>
        <w:rPr>
          <w:rFonts w:ascii="inherit" w:hAnsi="inherit" w:cs="Arial"/>
          <w:caps/>
          <w:noProof/>
          <w:color w:val="444444"/>
          <w:spacing w:val="7"/>
          <w:sz w:val="17"/>
          <w:szCs w:val="17"/>
          <w:bdr w:val="none" w:sz="0" w:space="0" w:color="auto" w:frame="1"/>
        </w:rPr>
        <w:drawing>
          <wp:inline distT="0" distB="0" distL="0" distR="0" wp14:anchorId="1BEE51E6" wp14:editId="15501FA0">
            <wp:extent cx="302260" cy="302260"/>
            <wp:effectExtent l="0" t="0" r="2540" b="2540"/>
            <wp:docPr id="20" name="Picture 20" descr="Quản trị vi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Quản trị viê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r>
        <w:rPr>
          <w:rStyle w:val="by"/>
          <w:rFonts w:ascii="inherit" w:hAnsi="inherit" w:cs="Arial"/>
          <w:caps/>
          <w:color w:val="444444"/>
          <w:spacing w:val="7"/>
          <w:sz w:val="17"/>
          <w:szCs w:val="17"/>
          <w:bdr w:val="none" w:sz="0" w:space="0" w:color="auto" w:frame="1"/>
        </w:rPr>
        <w:t>BỞI </w:t>
      </w:r>
      <w:hyperlink r:id="rId39" w:tooltip="Bài viết của quản trị viên" w:history="1">
        <w:r>
          <w:rPr>
            <w:rStyle w:val="Hyperlink"/>
            <w:rFonts w:ascii="inherit" w:hAnsi="inherit" w:cs="Arial"/>
            <w:caps/>
            <w:spacing w:val="7"/>
            <w:sz w:val="17"/>
            <w:szCs w:val="17"/>
            <w:bdr w:val="none" w:sz="0" w:space="0" w:color="auto" w:frame="1"/>
          </w:rPr>
          <w:t>QUẢN TRỊ VIÊN</w:t>
        </w:r>
      </w:hyperlink>
      <w:hyperlink r:id="rId40" w:anchor="respond" w:history="1">
        <w:r>
          <w:rPr>
            <w:rStyle w:val="Hyperlink"/>
            <w:rFonts w:ascii="inherit" w:hAnsi="inherit" w:cs="Arial"/>
            <w:caps/>
            <w:spacing w:val="7"/>
            <w:sz w:val="17"/>
            <w:szCs w:val="17"/>
            <w:bdr w:val="none" w:sz="0" w:space="0" w:color="auto" w:frame="1"/>
          </w:rPr>
          <w:t>MIỄN BÌNH LUẬN</w:t>
        </w:r>
      </w:hyperlink>
      <w:r>
        <w:rPr>
          <w:rStyle w:val="meta-item"/>
          <w:rFonts w:ascii="inherit" w:hAnsi="inherit" w:cs="Arial"/>
          <w:caps/>
          <w:color w:val="444444"/>
          <w:spacing w:val="7"/>
          <w:sz w:val="17"/>
          <w:szCs w:val="17"/>
          <w:bdr w:val="none" w:sz="0" w:space="0" w:color="auto" w:frame="1"/>
        </w:rPr>
        <w:t>3 PHÚT ĐỌC</w:t>
      </w:r>
    </w:p>
    <w:p w14:paraId="2146C802" w14:textId="77777777" w:rsidR="00BB4243" w:rsidRDefault="00BB4243" w:rsidP="00BB4243">
      <w:pPr>
        <w:shd w:val="clear" w:color="auto" w:fill="FFFFFF"/>
        <w:textAlignment w:val="baseline"/>
        <w:rPr>
          <w:rFonts w:ascii="var(--ui-font)" w:hAnsi="var(--ui-font)" w:cs="Arial"/>
          <w:color w:val="444444"/>
          <w:sz w:val="18"/>
          <w:szCs w:val="18"/>
        </w:rPr>
      </w:pPr>
      <w:r>
        <w:rPr>
          <w:rStyle w:val="share-text"/>
          <w:rFonts w:ascii="var(--ui-font)" w:hAnsi="var(--ui-font)" w:cs="Arial"/>
          <w:b/>
          <w:bCs/>
          <w:color w:val="444444"/>
          <w:sz w:val="20"/>
          <w:szCs w:val="20"/>
          <w:bdr w:val="none" w:sz="0" w:space="0" w:color="auto" w:frame="1"/>
        </w:rPr>
        <w:t>Chia sẻ</w:t>
      </w:r>
    </w:p>
    <w:p w14:paraId="3373C128" w14:textId="36FD8A73" w:rsidR="00BB4243" w:rsidRDefault="00BB4243" w:rsidP="00BB4243">
      <w:pPr>
        <w:shd w:val="clear" w:color="auto" w:fill="FFFFFF"/>
        <w:textAlignment w:val="baseline"/>
        <w:rPr>
          <w:rFonts w:ascii="inherit" w:hAnsi="inherit" w:cs="Arial"/>
          <w:color w:val="444444"/>
          <w:sz w:val="21"/>
          <w:szCs w:val="21"/>
        </w:rPr>
      </w:pPr>
      <w:r>
        <w:rPr>
          <w:rFonts w:ascii="inherit" w:hAnsi="inherit" w:cs="Arial"/>
          <w:noProof/>
          <w:color w:val="444444"/>
          <w:sz w:val="21"/>
          <w:szCs w:val="21"/>
        </w:rPr>
        <w:drawing>
          <wp:inline distT="0" distB="0" distL="0" distR="0" wp14:anchorId="20C8A36C" wp14:editId="71ED485A">
            <wp:extent cx="6480175" cy="3644265"/>
            <wp:effectExtent l="0" t="0" r="0" b="0"/>
            <wp:docPr id="19" name="Picture 19" descr="Hệ thống an ninh khóa cửa vân t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ệ thống an ninh khóa cửa vân tay"/>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80175" cy="3644265"/>
                    </a:xfrm>
                    <a:prstGeom prst="rect">
                      <a:avLst/>
                    </a:prstGeom>
                    <a:noFill/>
                    <a:ln>
                      <a:noFill/>
                    </a:ln>
                  </pic:spPr>
                </pic:pic>
              </a:graphicData>
            </a:graphic>
          </wp:inline>
        </w:drawing>
      </w:r>
    </w:p>
    <w:p w14:paraId="7AC5D97E" w14:textId="77777777" w:rsidR="00BB4243" w:rsidRDefault="00BB4243" w:rsidP="00BB4243">
      <w:pPr>
        <w:shd w:val="clear" w:color="auto" w:fill="FFFFFF"/>
        <w:textAlignment w:val="baseline"/>
        <w:rPr>
          <w:rFonts w:ascii="inherit" w:hAnsi="inherit" w:cs="Arial"/>
          <w:color w:val="444444"/>
          <w:sz w:val="21"/>
          <w:szCs w:val="21"/>
        </w:rPr>
      </w:pPr>
      <w:r>
        <w:rPr>
          <w:rStyle w:val="share-text"/>
          <w:rFonts w:ascii="var(--ui-font)" w:hAnsi="var(--ui-font)" w:cs="Arial"/>
          <w:b/>
          <w:bCs/>
          <w:caps/>
          <w:color w:val="444444"/>
          <w:spacing w:val="17"/>
          <w:sz w:val="17"/>
          <w:szCs w:val="17"/>
          <w:bdr w:val="none" w:sz="0" w:space="0" w:color="auto" w:frame="1"/>
        </w:rPr>
        <w:t>CHIA SẺ</w:t>
      </w:r>
    </w:p>
    <w:p w14:paraId="1335BF4C" w14:textId="77777777" w:rsidR="00BB4243" w:rsidRDefault="00BB4243" w:rsidP="00BB4243">
      <w:pPr>
        <w:pStyle w:val="NormalWeb"/>
        <w:shd w:val="clear" w:color="auto" w:fill="FFFFFF"/>
        <w:spacing w:before="0" w:beforeAutospacing="0"/>
        <w:textAlignment w:val="baseline"/>
        <w:rPr>
          <w:rFonts w:ascii="inherit" w:hAnsi="inherit" w:cs="Arial"/>
          <w:color w:val="444444"/>
        </w:rPr>
      </w:pPr>
      <w:r>
        <w:rPr>
          <w:rFonts w:ascii="inherit" w:hAnsi="inherit" w:cs="Arial"/>
          <w:color w:val="444444"/>
        </w:rPr>
        <w:t>Trong dự án này, chúng tôi sẽ xây dựng một hệ thống bảo mật khóa cửa vân tay bằng Arduino. Hệ thống này có thể được sử dụng trong nhà, văn phòng, v.v. của chúng ta để đảm bảo an ninh. Chúng ta cũng có thể sử dụng tính năng này để mở cửa bằng cách chỉ cần đặt ngón tay lên ổ khóa.</w:t>
      </w:r>
    </w:p>
    <w:p w14:paraId="0FF8784A" w14:textId="77777777" w:rsidR="00BB4243" w:rsidRDefault="00BB4243" w:rsidP="00BB4243">
      <w:pPr>
        <w:pStyle w:val="NormalWeb"/>
        <w:shd w:val="clear" w:color="auto" w:fill="FFFFFF"/>
        <w:spacing w:before="0" w:beforeAutospacing="0" w:after="0"/>
        <w:textAlignment w:val="baseline"/>
        <w:rPr>
          <w:rFonts w:ascii="inherit" w:hAnsi="inherit" w:cs="Arial"/>
          <w:color w:val="444444"/>
        </w:rPr>
      </w:pPr>
      <w:r>
        <w:rPr>
          <w:rFonts w:ascii="inherit" w:hAnsi="inherit" w:cs="Arial"/>
          <w:color w:val="444444"/>
        </w:rPr>
        <w:t>An ninh là ưu tiên hàng đầu của nhiều chủ nhà. Hệ thống bảo mật khóa cửa vân tay là một cách tuyệt vời để thêm một lớp bảo mật bổ sung cho ngôi nhà của bạn. hệ thống khóa cửa này sử dụng </w:t>
      </w:r>
      <w:hyperlink r:id="rId42" w:history="1">
        <w:r>
          <w:rPr>
            <w:rStyle w:val="Hyperlink"/>
            <w:rFonts w:ascii="inherit" w:hAnsi="inherit" w:cs="Arial"/>
            <w:bdr w:val="none" w:sz="0" w:space="0" w:color="auto" w:frame="1"/>
          </w:rPr>
          <w:t>đầu đọc dấu vân tay</w:t>
        </w:r>
      </w:hyperlink>
      <w:r>
        <w:rPr>
          <w:rFonts w:ascii="inherit" w:hAnsi="inherit" w:cs="Arial"/>
          <w:color w:val="444444"/>
        </w:rPr>
        <w:t> để mở khóa cửa. đầu đọc dấu vân tay được kết nối với bo mạch vi điều khiển Arduino.</w:t>
      </w:r>
    </w:p>
    <w:p w14:paraId="4A2B72C4" w14:textId="77777777" w:rsidR="00BB4243" w:rsidRDefault="00000000" w:rsidP="00BB4243">
      <w:pPr>
        <w:shd w:val="clear" w:color="auto" w:fill="FFFFFF"/>
        <w:spacing w:before="615" w:after="615"/>
        <w:textAlignment w:val="baseline"/>
        <w:rPr>
          <w:rFonts w:ascii="var(--text-font)" w:hAnsi="var(--text-font)" w:cs="Arial"/>
          <w:color w:val="444444"/>
          <w:bdr w:val="none" w:sz="0" w:space="0" w:color="auto" w:frame="1"/>
        </w:rPr>
      </w:pPr>
      <w:r>
        <w:rPr>
          <w:rFonts w:ascii="var(--text-font)" w:hAnsi="var(--text-font)" w:cs="Arial"/>
          <w:color w:val="444444"/>
          <w:bdr w:val="none" w:sz="0" w:space="0" w:color="auto" w:frame="1"/>
        </w:rPr>
        <w:pict w14:anchorId="4C3228EC">
          <v:rect id="_x0000_i1033" style="width:0;height:.75pt" o:hralign="center" o:hrstd="t" o:hr="t" fillcolor="#a0a0a0" stroked="f"/>
        </w:pict>
      </w:r>
    </w:p>
    <w:p w14:paraId="7FDEB8C5" w14:textId="77777777" w:rsidR="00BB4243" w:rsidRDefault="00BB4243" w:rsidP="00BB4243">
      <w:pPr>
        <w:pStyle w:val="Heading3"/>
        <w:shd w:val="clear" w:color="auto" w:fill="FFFFFF"/>
        <w:spacing w:before="0"/>
        <w:textAlignment w:val="baseline"/>
        <w:rPr>
          <w:rFonts w:ascii="var(--text-h-font,inherit)" w:hAnsi="var(--text-h-font,inherit)" w:cs="Arial"/>
          <w:color w:val="444444"/>
          <w:sz w:val="31"/>
          <w:szCs w:val="31"/>
          <w:bdr w:val="none" w:sz="0" w:space="0" w:color="auto" w:frame="1"/>
        </w:rPr>
      </w:pPr>
      <w:r>
        <w:rPr>
          <w:rFonts w:ascii="inherit" w:hAnsi="inherit" w:cs="Arial"/>
          <w:color w:val="008000"/>
          <w:sz w:val="30"/>
          <w:szCs w:val="30"/>
          <w:bdr w:val="none" w:sz="0" w:space="0" w:color="auto" w:frame="1"/>
        </w:rPr>
        <w:t>Vật liệu cần thiết</w:t>
      </w:r>
    </w:p>
    <w:p w14:paraId="1E63492A" w14:textId="77777777" w:rsidR="00BB4243" w:rsidRDefault="00BB4243" w:rsidP="00BB4243">
      <w:pPr>
        <w:numPr>
          <w:ilvl w:val="0"/>
          <w:numId w:val="15"/>
        </w:numPr>
        <w:shd w:val="clear" w:color="auto" w:fill="FFFFFF"/>
        <w:spacing w:before="100" w:beforeAutospacing="1" w:after="100" w:afterAutospacing="1"/>
        <w:textAlignment w:val="baseline"/>
        <w:rPr>
          <w:rFonts w:ascii="inherit" w:hAnsi="inherit" w:cs="Arial"/>
          <w:color w:val="444444"/>
          <w:sz w:val="24"/>
          <w:szCs w:val="24"/>
          <w:bdr w:val="none" w:sz="0" w:space="0" w:color="auto" w:frame="1"/>
        </w:rPr>
      </w:pPr>
      <w:r>
        <w:rPr>
          <w:rFonts w:ascii="inherit" w:hAnsi="inherit" w:cs="Arial"/>
          <w:color w:val="444444"/>
          <w:bdr w:val="none" w:sz="0" w:space="0" w:color="auto" w:frame="1"/>
        </w:rPr>
        <w:t>bo mạch Arduino</w:t>
      </w:r>
    </w:p>
    <w:p w14:paraId="61FAA3CD" w14:textId="77777777" w:rsidR="00BB4243" w:rsidRDefault="00BB4243" w:rsidP="00BB4243">
      <w:pPr>
        <w:numPr>
          <w:ilvl w:val="0"/>
          <w:numId w:val="15"/>
        </w:numPr>
        <w:shd w:val="clear" w:color="auto" w:fill="FFFFFF"/>
        <w:spacing w:before="100" w:beforeAutospacing="1" w:after="100" w:afterAutospacing="1"/>
        <w:textAlignment w:val="baseline"/>
        <w:rPr>
          <w:rFonts w:ascii="inherit" w:hAnsi="inherit" w:cs="Arial"/>
          <w:color w:val="444444"/>
          <w:bdr w:val="none" w:sz="0" w:space="0" w:color="auto" w:frame="1"/>
        </w:rPr>
      </w:pPr>
      <w:r>
        <w:rPr>
          <w:rFonts w:ascii="inherit" w:hAnsi="inherit" w:cs="Arial"/>
          <w:color w:val="444444"/>
          <w:bdr w:val="none" w:sz="0" w:space="0" w:color="auto" w:frame="1"/>
        </w:rPr>
        <w:lastRenderedPageBreak/>
        <w:t>Mô-đun cảm biến vân tay R307</w:t>
      </w:r>
    </w:p>
    <w:p w14:paraId="676ADD9D" w14:textId="77777777" w:rsidR="00BB4243" w:rsidRDefault="00BB4243" w:rsidP="00BB4243">
      <w:pPr>
        <w:numPr>
          <w:ilvl w:val="0"/>
          <w:numId w:val="15"/>
        </w:numPr>
        <w:shd w:val="clear" w:color="auto" w:fill="FFFFFF"/>
        <w:spacing w:before="100" w:beforeAutospacing="1" w:after="100" w:afterAutospacing="1"/>
        <w:textAlignment w:val="baseline"/>
        <w:rPr>
          <w:rFonts w:ascii="inherit" w:hAnsi="inherit" w:cs="Arial"/>
          <w:color w:val="444444"/>
          <w:bdr w:val="none" w:sz="0" w:space="0" w:color="auto" w:frame="1"/>
        </w:rPr>
      </w:pPr>
      <w:r>
        <w:rPr>
          <w:rFonts w:ascii="inherit" w:hAnsi="inherit" w:cs="Arial"/>
          <w:color w:val="444444"/>
          <w:bdr w:val="none" w:sz="0" w:space="0" w:color="auto" w:frame="1"/>
        </w:rPr>
        <w:t>Mô-đun LCD I2C 16 × 2</w:t>
      </w:r>
    </w:p>
    <w:p w14:paraId="09C4D0B1" w14:textId="77777777" w:rsidR="00BB4243" w:rsidRDefault="00BB4243" w:rsidP="00BB4243">
      <w:pPr>
        <w:numPr>
          <w:ilvl w:val="0"/>
          <w:numId w:val="15"/>
        </w:numPr>
        <w:shd w:val="clear" w:color="auto" w:fill="FFFFFF"/>
        <w:spacing w:before="100" w:beforeAutospacing="1" w:after="100" w:afterAutospacing="1"/>
        <w:textAlignment w:val="baseline"/>
        <w:rPr>
          <w:rFonts w:ascii="inherit" w:hAnsi="inherit" w:cs="Arial"/>
          <w:color w:val="444444"/>
          <w:bdr w:val="none" w:sz="0" w:space="0" w:color="auto" w:frame="1"/>
        </w:rPr>
      </w:pPr>
      <w:r>
        <w:rPr>
          <w:rFonts w:ascii="inherit" w:hAnsi="inherit" w:cs="Arial"/>
          <w:color w:val="444444"/>
          <w:bdr w:val="none" w:sz="0" w:space="0" w:color="auto" w:frame="1"/>
        </w:rPr>
        <w:t>Khóa điện từ</w:t>
      </w:r>
    </w:p>
    <w:p w14:paraId="5E86C50E" w14:textId="77777777" w:rsidR="00BB4243" w:rsidRDefault="00BB4243" w:rsidP="00BB4243">
      <w:pPr>
        <w:numPr>
          <w:ilvl w:val="0"/>
          <w:numId w:val="15"/>
        </w:numPr>
        <w:shd w:val="clear" w:color="auto" w:fill="FFFFFF"/>
        <w:spacing w:before="100" w:beforeAutospacing="1" w:after="100" w:afterAutospacing="1"/>
        <w:textAlignment w:val="baseline"/>
        <w:rPr>
          <w:rFonts w:ascii="inherit" w:hAnsi="inherit" w:cs="Arial"/>
          <w:color w:val="444444"/>
          <w:bdr w:val="none" w:sz="0" w:space="0" w:color="auto" w:frame="1"/>
        </w:rPr>
      </w:pPr>
      <w:r>
        <w:rPr>
          <w:rFonts w:ascii="inherit" w:hAnsi="inherit" w:cs="Arial"/>
          <w:color w:val="444444"/>
          <w:bdr w:val="none" w:sz="0" w:space="0" w:color="auto" w:frame="1"/>
        </w:rPr>
        <w:t>Dây nhảy</w:t>
      </w:r>
    </w:p>
    <w:p w14:paraId="7342911C" w14:textId="77777777" w:rsidR="00BB4243" w:rsidRDefault="00BB4243" w:rsidP="00BB4243">
      <w:pPr>
        <w:numPr>
          <w:ilvl w:val="0"/>
          <w:numId w:val="15"/>
        </w:numPr>
        <w:shd w:val="clear" w:color="auto" w:fill="FFFFFF"/>
        <w:spacing w:before="100" w:beforeAutospacing="1" w:after="100" w:afterAutospacing="1"/>
        <w:textAlignment w:val="baseline"/>
        <w:rPr>
          <w:rFonts w:ascii="inherit" w:hAnsi="inherit" w:cs="Arial"/>
          <w:color w:val="444444"/>
          <w:bdr w:val="none" w:sz="0" w:space="0" w:color="auto" w:frame="1"/>
        </w:rPr>
      </w:pPr>
      <w:r>
        <w:rPr>
          <w:rFonts w:ascii="inherit" w:hAnsi="inherit" w:cs="Arial"/>
          <w:color w:val="444444"/>
          <w:bdr w:val="none" w:sz="0" w:space="0" w:color="auto" w:frame="1"/>
        </w:rPr>
        <w:t>Breadboard</w:t>
      </w:r>
    </w:p>
    <w:p w14:paraId="5BC5D602" w14:textId="77777777" w:rsidR="00BB4243" w:rsidRDefault="00BB4243" w:rsidP="00BB4243">
      <w:pPr>
        <w:numPr>
          <w:ilvl w:val="0"/>
          <w:numId w:val="15"/>
        </w:numPr>
        <w:shd w:val="clear" w:color="auto" w:fill="FFFFFF"/>
        <w:spacing w:before="100" w:beforeAutospacing="1" w:after="100" w:afterAutospacing="1"/>
        <w:textAlignment w:val="baseline"/>
        <w:rPr>
          <w:rFonts w:ascii="inherit" w:hAnsi="inherit" w:cs="Arial"/>
          <w:color w:val="444444"/>
          <w:bdr w:val="none" w:sz="0" w:space="0" w:color="auto" w:frame="1"/>
        </w:rPr>
      </w:pPr>
      <w:r>
        <w:rPr>
          <w:rFonts w:ascii="inherit" w:hAnsi="inherit" w:cs="Arial"/>
          <w:color w:val="444444"/>
          <w:bdr w:val="none" w:sz="0" w:space="0" w:color="auto" w:frame="1"/>
        </w:rPr>
        <w:t>Pin 9V (tùy chọn)</w:t>
      </w:r>
    </w:p>
    <w:p w14:paraId="4FAFE7DD" w14:textId="77777777" w:rsidR="00BB4243" w:rsidRDefault="00BB4243" w:rsidP="00BB4243">
      <w:pPr>
        <w:numPr>
          <w:ilvl w:val="0"/>
          <w:numId w:val="15"/>
        </w:numPr>
        <w:shd w:val="clear" w:color="auto" w:fill="FFFFFF"/>
        <w:spacing w:before="100" w:beforeAutospacing="1" w:after="100" w:afterAutospacing="1"/>
        <w:textAlignment w:val="baseline"/>
        <w:rPr>
          <w:rFonts w:ascii="inherit" w:hAnsi="inherit" w:cs="Arial"/>
          <w:color w:val="444444"/>
          <w:bdr w:val="none" w:sz="0" w:space="0" w:color="auto" w:frame="1"/>
        </w:rPr>
      </w:pPr>
      <w:r>
        <w:rPr>
          <w:rFonts w:ascii="inherit" w:hAnsi="inherit" w:cs="Arial"/>
          <w:color w:val="444444"/>
          <w:bdr w:val="none" w:sz="0" w:space="0" w:color="auto" w:frame="1"/>
        </w:rPr>
        <w:t>cáp USB</w:t>
      </w:r>
    </w:p>
    <w:p w14:paraId="2A5EDAA9" w14:textId="77777777" w:rsidR="00BB4243" w:rsidRDefault="00BB4243" w:rsidP="00BB4243">
      <w:pPr>
        <w:pStyle w:val="NormalWeb"/>
        <w:shd w:val="clear" w:color="auto" w:fill="FFFFFF"/>
        <w:spacing w:before="0" w:beforeAutospacing="0" w:after="0" w:afterAutospacing="0"/>
        <w:textAlignment w:val="baseline"/>
        <w:rPr>
          <w:ins w:id="7" w:author="Unknown"/>
          <w:rFonts w:ascii="inherit" w:hAnsi="inherit" w:cs="Arial"/>
          <w:color w:val="444444"/>
          <w:bdr w:val="none" w:sz="0" w:space="0" w:color="auto" w:frame="1"/>
        </w:rPr>
      </w:pPr>
      <w:r>
        <w:rPr>
          <w:rFonts w:ascii="inherit" w:hAnsi="inherit" w:cs="Arial"/>
          <w:color w:val="444444"/>
          <w:bdr w:val="none" w:sz="0" w:space="0" w:color="auto" w:frame="1"/>
        </w:rPr>
        <w:br/>
      </w:r>
    </w:p>
    <w:p w14:paraId="13F742EA" w14:textId="77777777" w:rsidR="00BB4243" w:rsidRDefault="00BB4243" w:rsidP="00BB4243">
      <w:pPr>
        <w:shd w:val="clear" w:color="auto" w:fill="FFFFFF"/>
        <w:textAlignment w:val="baseline"/>
        <w:rPr>
          <w:rFonts w:ascii="var(--text-font)" w:hAnsi="var(--text-font)" w:cs="Arial"/>
          <w:color w:val="444444"/>
          <w:bdr w:val="none" w:sz="0" w:space="0" w:color="auto" w:frame="1"/>
        </w:rPr>
      </w:pPr>
    </w:p>
    <w:p w14:paraId="0FCEC35B" w14:textId="77777777" w:rsidR="00BB4243" w:rsidRDefault="00000000" w:rsidP="00BB4243">
      <w:pPr>
        <w:shd w:val="clear" w:color="auto" w:fill="FFFFFF"/>
        <w:spacing w:before="615" w:after="615"/>
        <w:textAlignment w:val="baseline"/>
        <w:rPr>
          <w:rFonts w:ascii="var(--text-font)" w:hAnsi="var(--text-font)" w:cs="Arial"/>
          <w:color w:val="444444"/>
          <w:bdr w:val="none" w:sz="0" w:space="0" w:color="auto" w:frame="1"/>
        </w:rPr>
      </w:pPr>
      <w:r>
        <w:rPr>
          <w:rFonts w:ascii="var(--text-font)" w:hAnsi="var(--text-font)" w:cs="Arial"/>
          <w:color w:val="444444"/>
          <w:bdr w:val="none" w:sz="0" w:space="0" w:color="auto" w:frame="1"/>
        </w:rPr>
        <w:pict w14:anchorId="3B58B289">
          <v:rect id="_x0000_i1034" style="width:0;height:.75pt" o:hralign="center" o:hrstd="t" o:hr="t" fillcolor="#a0a0a0" stroked="f"/>
        </w:pict>
      </w:r>
    </w:p>
    <w:p w14:paraId="0A294451" w14:textId="77777777" w:rsidR="00BB4243" w:rsidRDefault="00BB4243" w:rsidP="00BB4243">
      <w:pPr>
        <w:pStyle w:val="Heading3"/>
        <w:shd w:val="clear" w:color="auto" w:fill="FFFFFF"/>
        <w:spacing w:before="0"/>
        <w:textAlignment w:val="baseline"/>
        <w:rPr>
          <w:rFonts w:ascii="var(--text-h-font,inherit)" w:hAnsi="var(--text-h-font,inherit)" w:cs="Arial"/>
          <w:color w:val="444444"/>
          <w:sz w:val="31"/>
          <w:szCs w:val="31"/>
          <w:bdr w:val="none" w:sz="0" w:space="0" w:color="auto" w:frame="1"/>
        </w:rPr>
      </w:pPr>
      <w:r>
        <w:rPr>
          <w:rFonts w:ascii="inherit" w:hAnsi="inherit" w:cs="Arial"/>
          <w:color w:val="008000"/>
          <w:sz w:val="30"/>
          <w:szCs w:val="30"/>
          <w:bdr w:val="none" w:sz="0" w:space="0" w:color="auto" w:frame="1"/>
        </w:rPr>
        <w:t>Mô-đun cảm biến vân tay R307</w:t>
      </w:r>
    </w:p>
    <w:p w14:paraId="6C2E8B20" w14:textId="3A9CEBED" w:rsidR="00BB4243" w:rsidRDefault="00BB4243" w:rsidP="00BB4243">
      <w:pPr>
        <w:pStyle w:val="NormalWeb"/>
        <w:shd w:val="clear" w:color="auto" w:fill="FFFFFF"/>
        <w:spacing w:before="0" w:beforeAutospacing="0" w:after="0"/>
        <w:textAlignment w:val="baseline"/>
        <w:rPr>
          <w:rFonts w:ascii="inherit" w:hAnsi="inherit" w:cs="Arial"/>
          <w:color w:val="444444"/>
          <w:bdr w:val="none" w:sz="0" w:space="0" w:color="auto" w:frame="1"/>
        </w:rPr>
      </w:pPr>
      <w:r>
        <w:rPr>
          <w:rFonts w:ascii="inherit" w:hAnsi="inherit" w:cs="Arial"/>
          <w:noProof/>
          <w:color w:val="0000FF"/>
          <w:bdr w:val="none" w:sz="0" w:space="0" w:color="auto" w:frame="1"/>
        </w:rPr>
        <w:drawing>
          <wp:inline distT="0" distB="0" distL="0" distR="0" wp14:anchorId="54C61293" wp14:editId="023EB470">
            <wp:extent cx="2334895" cy="2334895"/>
            <wp:effectExtent l="0" t="0" r="8255" b="8255"/>
            <wp:docPr id="18" name="Picture 18">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34895" cy="2334895"/>
                    </a:xfrm>
                    <a:prstGeom prst="rect">
                      <a:avLst/>
                    </a:prstGeom>
                    <a:noFill/>
                    <a:ln>
                      <a:noFill/>
                    </a:ln>
                  </pic:spPr>
                </pic:pic>
              </a:graphicData>
            </a:graphic>
          </wp:inline>
        </w:drawing>
      </w:r>
    </w:p>
    <w:p w14:paraId="509C3133" w14:textId="77777777" w:rsidR="00BB4243" w:rsidRDefault="00BB4243" w:rsidP="00BB4243">
      <w:pPr>
        <w:pStyle w:val="NormalWeb"/>
        <w:shd w:val="clear" w:color="auto" w:fill="FFFFFF"/>
        <w:spacing w:before="0" w:beforeAutospacing="0"/>
        <w:textAlignment w:val="baseline"/>
        <w:rPr>
          <w:rFonts w:ascii="inherit" w:hAnsi="inherit" w:cs="Arial"/>
          <w:color w:val="444444"/>
          <w:bdr w:val="none" w:sz="0" w:space="0" w:color="auto" w:frame="1"/>
        </w:rPr>
      </w:pPr>
      <w:r>
        <w:rPr>
          <w:rFonts w:ascii="inherit" w:hAnsi="inherit" w:cs="Arial"/>
          <w:color w:val="444444"/>
          <w:bdr w:val="none" w:sz="0" w:space="0" w:color="auto" w:frame="1"/>
        </w:rPr>
        <w:t>Mô-đun cảm biến vân tay R307 là mô-đun đọc dấu vân tay sinh trắc học chi phí thấp, có thể dễ dàng giao tiếp với các bộ vi điều khiển như Arduino/Raspberry Pi.</w:t>
      </w:r>
    </w:p>
    <w:p w14:paraId="131864FF" w14:textId="12702193" w:rsidR="00BB4243" w:rsidRDefault="00BB4243" w:rsidP="00BB4243">
      <w:pPr>
        <w:pStyle w:val="NormalWeb"/>
        <w:shd w:val="clear" w:color="auto" w:fill="FFFFFF"/>
        <w:spacing w:before="0" w:beforeAutospacing="0" w:after="0"/>
        <w:textAlignment w:val="baseline"/>
        <w:rPr>
          <w:rFonts w:ascii="inherit" w:hAnsi="inherit" w:cs="Arial"/>
          <w:color w:val="444444"/>
          <w:bdr w:val="none" w:sz="0" w:space="0" w:color="auto" w:frame="1"/>
        </w:rPr>
      </w:pPr>
      <w:r>
        <w:rPr>
          <w:rFonts w:ascii="inherit" w:hAnsi="inherit" w:cs="Arial"/>
          <w:color w:val="444444"/>
          <w:bdr w:val="none" w:sz="0" w:space="0" w:color="auto" w:frame="1"/>
        </w:rPr>
        <w:t xml:space="preserve">Với thuật toán nhận dạng dấu vân tay tích hợp, nó cũng có thể được lập trình dễ dàng chỉ với một vài dòng mã để khớp, xác minh, tìm kiếm hoặc lưu trữ dấu vân tay. Hãy xem bài đăng cuối cùng của </w:t>
      </w:r>
      <w:r>
        <w:rPr>
          <w:rFonts w:ascii="inherit" w:hAnsi="inherit" w:cs="Arial"/>
          <w:color w:val="444444"/>
          <w:bdr w:val="none" w:sz="0" w:space="0" w:color="auto" w:frame="1"/>
        </w:rPr>
        <w:lastRenderedPageBreak/>
        <w:t>chúng tôi – </w:t>
      </w:r>
      <w:hyperlink r:id="rId45" w:history="1">
        <w:r>
          <w:rPr>
            <w:rStyle w:val="Hyperlink"/>
            <w:rFonts w:ascii="var(--title-font)" w:hAnsi="var(--title-font)" w:cs="Arial"/>
            <w:b/>
            <w:bCs/>
            <w:bdr w:val="none" w:sz="0" w:space="0" w:color="auto" w:frame="1"/>
          </w:rPr>
          <w:t>Giao tiếp cảm biến vân tay R307 với Arduino</w:t>
        </w:r>
      </w:hyperlink>
      <w:r>
        <w:rPr>
          <w:rFonts w:ascii="inherit" w:hAnsi="inherit" w:cs="Arial"/>
          <w:noProof/>
          <w:color w:val="0000FF"/>
          <w:bdr w:val="none" w:sz="0" w:space="0" w:color="auto" w:frame="1"/>
        </w:rPr>
        <w:drawing>
          <wp:inline distT="0" distB="0" distL="0" distR="0" wp14:anchorId="4DC38551" wp14:editId="44BC9A16">
            <wp:extent cx="2922905" cy="2922905"/>
            <wp:effectExtent l="0" t="0" r="0" b="0"/>
            <wp:docPr id="17" name="Picture 17">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a:hlinkClick r:id="rId46"/>
                    </pic:cNvPr>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922905" cy="2922905"/>
                    </a:xfrm>
                    <a:prstGeom prst="rect">
                      <a:avLst/>
                    </a:prstGeom>
                    <a:noFill/>
                    <a:ln>
                      <a:noFill/>
                    </a:ln>
                  </pic:spPr>
                </pic:pic>
              </a:graphicData>
            </a:graphic>
          </wp:inline>
        </w:drawing>
      </w:r>
    </w:p>
    <w:p w14:paraId="29E73A98" w14:textId="77777777" w:rsidR="00BB4243" w:rsidRDefault="00BB4243" w:rsidP="00BB4243">
      <w:pPr>
        <w:pStyle w:val="NormalWeb"/>
        <w:shd w:val="clear" w:color="auto" w:fill="FFFFFF"/>
        <w:spacing w:before="0" w:beforeAutospacing="0" w:after="0" w:afterAutospacing="0"/>
        <w:textAlignment w:val="baseline"/>
        <w:rPr>
          <w:ins w:id="8" w:author="Unknown"/>
          <w:rFonts w:ascii="inherit" w:hAnsi="inherit" w:cs="Arial"/>
          <w:color w:val="444444"/>
          <w:bdr w:val="none" w:sz="0" w:space="0" w:color="auto" w:frame="1"/>
        </w:rPr>
      </w:pPr>
      <w:r>
        <w:rPr>
          <w:rFonts w:ascii="inherit" w:hAnsi="inherit" w:cs="Arial"/>
          <w:color w:val="444444"/>
          <w:bdr w:val="none" w:sz="0" w:space="0" w:color="auto" w:frame="1"/>
        </w:rPr>
        <w:br/>
      </w:r>
    </w:p>
    <w:p w14:paraId="26BF964A" w14:textId="77777777" w:rsidR="00BB4243" w:rsidRDefault="00BB4243" w:rsidP="00BB4243">
      <w:pPr>
        <w:shd w:val="clear" w:color="auto" w:fill="FFFFFF"/>
        <w:textAlignment w:val="baseline"/>
        <w:rPr>
          <w:rFonts w:ascii="var(--text-font)" w:hAnsi="var(--text-font)" w:cs="Arial"/>
          <w:color w:val="444444"/>
          <w:bdr w:val="none" w:sz="0" w:space="0" w:color="auto" w:frame="1"/>
        </w:rPr>
      </w:pPr>
    </w:p>
    <w:p w14:paraId="1EF549C9" w14:textId="77777777" w:rsidR="00BB4243" w:rsidRDefault="00BB4243" w:rsidP="00BB4243">
      <w:pPr>
        <w:pStyle w:val="Heading4"/>
        <w:shd w:val="clear" w:color="auto" w:fill="FFFFFF"/>
        <w:spacing w:before="0"/>
        <w:textAlignment w:val="baseline"/>
        <w:rPr>
          <w:rFonts w:ascii="var(--text-h-font,inherit)" w:hAnsi="var(--text-h-font,inherit)" w:cs="Arial"/>
          <w:color w:val="444444"/>
          <w:sz w:val="29"/>
          <w:szCs w:val="29"/>
          <w:bdr w:val="none" w:sz="0" w:space="0" w:color="auto" w:frame="1"/>
        </w:rPr>
      </w:pPr>
      <w:r>
        <w:rPr>
          <w:rFonts w:ascii="inherit" w:hAnsi="inherit" w:cs="Arial"/>
          <w:color w:val="008000"/>
          <w:szCs w:val="28"/>
          <w:bdr w:val="none" w:sz="0" w:space="0" w:color="auto" w:frame="1"/>
        </w:rPr>
        <w:t>Mô-đun cảm biến vân tay R307 Pinout</w:t>
      </w:r>
    </w:p>
    <w:p w14:paraId="431C60A3" w14:textId="3F194B67" w:rsidR="00BB4243" w:rsidRDefault="00BB4243" w:rsidP="00BB4243">
      <w:pPr>
        <w:pStyle w:val="NormalWeb"/>
        <w:shd w:val="clear" w:color="auto" w:fill="FFFFFF"/>
        <w:spacing w:before="0" w:beforeAutospacing="0" w:after="0"/>
        <w:textAlignment w:val="baseline"/>
        <w:rPr>
          <w:rFonts w:ascii="inherit" w:hAnsi="inherit" w:cs="Arial"/>
          <w:color w:val="444444"/>
          <w:bdr w:val="none" w:sz="0" w:space="0" w:color="auto" w:frame="1"/>
        </w:rPr>
      </w:pPr>
      <w:r>
        <w:rPr>
          <w:rFonts w:ascii="inherit" w:hAnsi="inherit" w:cs="Arial"/>
          <w:noProof/>
          <w:color w:val="0000FF"/>
          <w:bdr w:val="none" w:sz="0" w:space="0" w:color="auto" w:frame="1"/>
        </w:rPr>
        <w:drawing>
          <wp:inline distT="0" distB="0" distL="0" distR="0" wp14:anchorId="60DE4E30" wp14:editId="60DAA5D8">
            <wp:extent cx="2955290" cy="3094355"/>
            <wp:effectExtent l="0" t="0" r="0" b="0"/>
            <wp:docPr id="16" name="Picture 16">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a:hlinkClick r:id="rId48"/>
                    </pic:cNvPr>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55290" cy="3094355"/>
                    </a:xfrm>
                    <a:prstGeom prst="rect">
                      <a:avLst/>
                    </a:prstGeom>
                    <a:noFill/>
                    <a:ln>
                      <a:noFill/>
                    </a:ln>
                  </pic:spPr>
                </pic:pic>
              </a:graphicData>
            </a:graphic>
          </wp:inline>
        </w:drawing>
      </w:r>
    </w:p>
    <w:p w14:paraId="32B42508" w14:textId="77777777" w:rsidR="00BB4243" w:rsidRDefault="00BB4243" w:rsidP="00BB4243">
      <w:pPr>
        <w:pStyle w:val="Heading4"/>
        <w:shd w:val="clear" w:color="auto" w:fill="FFFFFF"/>
        <w:spacing w:before="0"/>
        <w:textAlignment w:val="baseline"/>
        <w:rPr>
          <w:rFonts w:ascii="var(--text-h-font,inherit)" w:hAnsi="var(--text-h-font,inherit)" w:cs="Arial"/>
          <w:color w:val="444444"/>
          <w:sz w:val="29"/>
          <w:szCs w:val="29"/>
          <w:bdr w:val="none" w:sz="0" w:space="0" w:color="auto" w:frame="1"/>
        </w:rPr>
      </w:pPr>
      <w:r>
        <w:rPr>
          <w:rFonts w:ascii="inherit" w:hAnsi="inherit" w:cs="Arial"/>
          <w:color w:val="008000"/>
          <w:szCs w:val="28"/>
          <w:bdr w:val="none" w:sz="0" w:space="0" w:color="auto" w:frame="1"/>
        </w:rPr>
        <w:t>Thông số kỹ thuật mô-đun cảm biến vân tay R307</w:t>
      </w:r>
    </w:p>
    <w:p w14:paraId="43FD7940" w14:textId="77777777" w:rsidR="00BB4243" w:rsidRDefault="00BB4243" w:rsidP="00BB4243">
      <w:pPr>
        <w:pStyle w:val="NormalWeb"/>
        <w:shd w:val="clear" w:color="auto" w:fill="FFFFFF"/>
        <w:spacing w:before="0" w:beforeAutospacing="0" w:after="0"/>
        <w:textAlignment w:val="baseline"/>
        <w:rPr>
          <w:rFonts w:ascii="inherit" w:hAnsi="inherit" w:cs="Arial"/>
          <w:color w:val="444444"/>
          <w:bdr w:val="none" w:sz="0" w:space="0" w:color="auto" w:frame="1"/>
        </w:rPr>
      </w:pPr>
      <w:r>
        <w:rPr>
          <w:rStyle w:val="Emphasis"/>
          <w:rFonts w:ascii="inherit" w:hAnsi="inherit" w:cs="Arial"/>
          <w:b/>
          <w:bCs/>
          <w:color w:val="444444"/>
          <w:bdr w:val="none" w:sz="0" w:space="0" w:color="auto" w:frame="1"/>
        </w:rPr>
        <w:t>Dưới đây là một số thông số kỹ thuật của cảm biến vân tay R307</w:t>
      </w:r>
    </w:p>
    <w:p w14:paraId="6E2161D1" w14:textId="77777777" w:rsidR="00BB4243" w:rsidRDefault="00BB4243" w:rsidP="00BB4243">
      <w:pPr>
        <w:numPr>
          <w:ilvl w:val="0"/>
          <w:numId w:val="16"/>
        </w:numPr>
        <w:shd w:val="clear" w:color="auto" w:fill="FFFFFF"/>
        <w:spacing w:beforeAutospacing="1" w:afterAutospacing="1"/>
        <w:textAlignment w:val="baseline"/>
        <w:rPr>
          <w:rFonts w:ascii="inherit" w:hAnsi="inherit" w:cs="Arial"/>
          <w:color w:val="444444"/>
          <w:bdr w:val="none" w:sz="0" w:space="0" w:color="auto" w:frame="1"/>
        </w:rPr>
      </w:pPr>
      <w:r>
        <w:rPr>
          <w:rStyle w:val="Strong"/>
          <w:rFonts w:ascii="inherit" w:hAnsi="inherit" w:cs="Arial"/>
          <w:color w:val="444444"/>
          <w:bdr w:val="none" w:sz="0" w:space="0" w:color="auto" w:frame="1"/>
        </w:rPr>
        <w:t>Giao diện</w:t>
      </w:r>
      <w:r>
        <w:rPr>
          <w:rFonts w:ascii="inherit" w:hAnsi="inherit" w:cs="Arial"/>
          <w:color w:val="444444"/>
          <w:bdr w:val="none" w:sz="0" w:space="0" w:color="auto" w:frame="1"/>
        </w:rPr>
        <w:t> : UART(TTL)</w:t>
      </w:r>
    </w:p>
    <w:p w14:paraId="11B27967" w14:textId="77777777" w:rsidR="00BB4243" w:rsidRDefault="00BB4243" w:rsidP="00BB4243">
      <w:pPr>
        <w:numPr>
          <w:ilvl w:val="0"/>
          <w:numId w:val="16"/>
        </w:numPr>
        <w:shd w:val="clear" w:color="auto" w:fill="FFFFFF"/>
        <w:spacing w:beforeAutospacing="1" w:afterAutospacing="1"/>
        <w:textAlignment w:val="baseline"/>
        <w:rPr>
          <w:rFonts w:ascii="inherit" w:hAnsi="inherit" w:cs="Arial"/>
          <w:color w:val="444444"/>
          <w:bdr w:val="none" w:sz="0" w:space="0" w:color="auto" w:frame="1"/>
        </w:rPr>
      </w:pPr>
      <w:r>
        <w:rPr>
          <w:rStyle w:val="Strong"/>
          <w:rFonts w:ascii="inherit" w:hAnsi="inherit" w:cs="Arial"/>
          <w:color w:val="444444"/>
          <w:bdr w:val="none" w:sz="0" w:space="0" w:color="auto" w:frame="1"/>
        </w:rPr>
        <w:t>Điện áp hoạt động</w:t>
      </w:r>
      <w:r>
        <w:rPr>
          <w:rFonts w:ascii="inherit" w:hAnsi="inherit" w:cs="Arial"/>
          <w:color w:val="444444"/>
          <w:bdr w:val="none" w:sz="0" w:space="0" w:color="auto" w:frame="1"/>
        </w:rPr>
        <w:t> : 3.6V – 6.0V DC</w:t>
      </w:r>
    </w:p>
    <w:p w14:paraId="06E81C3E" w14:textId="77777777" w:rsidR="00BB4243" w:rsidRDefault="00BB4243" w:rsidP="00BB4243">
      <w:pPr>
        <w:numPr>
          <w:ilvl w:val="0"/>
          <w:numId w:val="16"/>
        </w:numPr>
        <w:shd w:val="clear" w:color="auto" w:fill="FFFFFF"/>
        <w:spacing w:beforeAutospacing="1" w:afterAutospacing="1"/>
        <w:textAlignment w:val="baseline"/>
        <w:rPr>
          <w:rFonts w:ascii="inherit" w:hAnsi="inherit" w:cs="Arial"/>
          <w:color w:val="444444"/>
          <w:bdr w:val="none" w:sz="0" w:space="0" w:color="auto" w:frame="1"/>
        </w:rPr>
      </w:pPr>
      <w:r>
        <w:rPr>
          <w:rStyle w:val="Strong"/>
          <w:rFonts w:ascii="inherit" w:hAnsi="inherit" w:cs="Arial"/>
          <w:color w:val="444444"/>
          <w:bdr w:val="none" w:sz="0" w:space="0" w:color="auto" w:frame="1"/>
        </w:rPr>
        <w:t>Độ phân giải hình ảnh vân tay</w:t>
      </w:r>
      <w:r>
        <w:rPr>
          <w:rFonts w:ascii="inherit" w:hAnsi="inherit" w:cs="Arial"/>
          <w:color w:val="444444"/>
          <w:bdr w:val="none" w:sz="0" w:space="0" w:color="auto" w:frame="1"/>
        </w:rPr>
        <w:t> : 500dpi</w:t>
      </w:r>
    </w:p>
    <w:p w14:paraId="1190365E" w14:textId="77777777" w:rsidR="00BB4243" w:rsidRDefault="00BB4243" w:rsidP="00BB4243">
      <w:pPr>
        <w:numPr>
          <w:ilvl w:val="0"/>
          <w:numId w:val="16"/>
        </w:numPr>
        <w:shd w:val="clear" w:color="auto" w:fill="FFFFFF"/>
        <w:spacing w:beforeAutospacing="1" w:afterAutospacing="1"/>
        <w:textAlignment w:val="baseline"/>
        <w:rPr>
          <w:rFonts w:ascii="inherit" w:hAnsi="inherit" w:cs="Arial"/>
          <w:color w:val="444444"/>
          <w:bdr w:val="none" w:sz="0" w:space="0" w:color="auto" w:frame="1"/>
        </w:rPr>
      </w:pPr>
      <w:r>
        <w:rPr>
          <w:rStyle w:val="Strong"/>
          <w:rFonts w:ascii="inherit" w:hAnsi="inherit" w:cs="Arial"/>
          <w:color w:val="444444"/>
          <w:bdr w:val="none" w:sz="0" w:space="0" w:color="auto" w:frame="1"/>
        </w:rPr>
        <w:t>Tỷ lệ chấp nhận sai (FAR):</w:t>
      </w:r>
      <w:r>
        <w:rPr>
          <w:rFonts w:ascii="inherit" w:hAnsi="inherit" w:cs="Arial"/>
          <w:color w:val="444444"/>
          <w:bdr w:val="none" w:sz="0" w:space="0" w:color="auto" w:frame="1"/>
        </w:rPr>
        <w:t> &lt;0,001% (mức bảo mật 3)</w:t>
      </w:r>
    </w:p>
    <w:p w14:paraId="64825E55" w14:textId="77777777" w:rsidR="00BB4243" w:rsidRDefault="00BB4243" w:rsidP="00BB4243">
      <w:pPr>
        <w:numPr>
          <w:ilvl w:val="0"/>
          <w:numId w:val="16"/>
        </w:numPr>
        <w:shd w:val="clear" w:color="auto" w:fill="FFFFFF"/>
        <w:spacing w:beforeAutospacing="1" w:afterAutospacing="1"/>
        <w:textAlignment w:val="baseline"/>
        <w:rPr>
          <w:rFonts w:ascii="inherit" w:hAnsi="inherit" w:cs="Arial"/>
          <w:color w:val="444444"/>
          <w:bdr w:val="none" w:sz="0" w:space="0" w:color="auto" w:frame="1"/>
        </w:rPr>
      </w:pPr>
      <w:r>
        <w:rPr>
          <w:rStyle w:val="Strong"/>
          <w:rFonts w:ascii="inherit" w:hAnsi="inherit" w:cs="Arial"/>
          <w:color w:val="444444"/>
          <w:bdr w:val="none" w:sz="0" w:space="0" w:color="auto" w:frame="1"/>
        </w:rPr>
        <w:t>Tỷ lệ từ chối sai (FRR)</w:t>
      </w:r>
      <w:r>
        <w:rPr>
          <w:rFonts w:ascii="inherit" w:hAnsi="inherit" w:cs="Arial"/>
          <w:color w:val="444444"/>
          <w:bdr w:val="none" w:sz="0" w:space="0" w:color="auto" w:frame="1"/>
        </w:rPr>
        <w:t> : &lt;1,0% (mức bảo mật 3)</w:t>
      </w:r>
    </w:p>
    <w:p w14:paraId="7869C6D5" w14:textId="77777777" w:rsidR="00BB4243" w:rsidRDefault="00BB4243" w:rsidP="00BB4243">
      <w:pPr>
        <w:numPr>
          <w:ilvl w:val="0"/>
          <w:numId w:val="16"/>
        </w:numPr>
        <w:shd w:val="clear" w:color="auto" w:fill="FFFFFF"/>
        <w:spacing w:beforeAutospacing="1" w:afterAutospacing="1"/>
        <w:textAlignment w:val="baseline"/>
        <w:rPr>
          <w:rFonts w:ascii="inherit" w:hAnsi="inherit" w:cs="Arial"/>
          <w:color w:val="444444"/>
          <w:bdr w:val="none" w:sz="0" w:space="0" w:color="auto" w:frame="1"/>
        </w:rPr>
      </w:pPr>
      <w:r>
        <w:rPr>
          <w:rStyle w:val="Strong"/>
          <w:rFonts w:ascii="inherit" w:hAnsi="inherit" w:cs="Arial"/>
          <w:color w:val="444444"/>
          <w:bdr w:val="none" w:sz="0" w:space="0" w:color="auto" w:frame="1"/>
        </w:rPr>
        <w:t>Tốc độ nhận dạng</w:t>
      </w:r>
      <w:r>
        <w:rPr>
          <w:rFonts w:ascii="inherit" w:hAnsi="inherit" w:cs="Arial"/>
          <w:color w:val="444444"/>
          <w:bdr w:val="none" w:sz="0" w:space="0" w:color="auto" w:frame="1"/>
        </w:rPr>
        <w:t> : &lt;0,5s</w:t>
      </w:r>
    </w:p>
    <w:p w14:paraId="0CFDBF0F" w14:textId="77777777" w:rsidR="00BB4243" w:rsidRDefault="00BB4243" w:rsidP="00BB4243">
      <w:pPr>
        <w:numPr>
          <w:ilvl w:val="0"/>
          <w:numId w:val="16"/>
        </w:numPr>
        <w:shd w:val="clear" w:color="auto" w:fill="FFFFFF"/>
        <w:spacing w:beforeAutospacing="1" w:afterAutospacing="1"/>
        <w:textAlignment w:val="baseline"/>
        <w:rPr>
          <w:rFonts w:ascii="inherit" w:hAnsi="inherit" w:cs="Arial"/>
          <w:color w:val="444444"/>
          <w:bdr w:val="none" w:sz="0" w:space="0" w:color="auto" w:frame="1"/>
        </w:rPr>
      </w:pPr>
      <w:r>
        <w:rPr>
          <w:rStyle w:val="Strong"/>
          <w:rFonts w:ascii="inherit" w:hAnsi="inherit" w:cs="Arial"/>
          <w:color w:val="444444"/>
          <w:bdr w:val="none" w:sz="0" w:space="0" w:color="auto" w:frame="1"/>
        </w:rPr>
        <w:t>Dung lượng lưu trữ mẫu</w:t>
      </w:r>
      <w:r>
        <w:rPr>
          <w:rFonts w:ascii="inherit" w:hAnsi="inherit" w:cs="Arial"/>
          <w:color w:val="444444"/>
          <w:bdr w:val="none" w:sz="0" w:space="0" w:color="auto" w:frame="1"/>
        </w:rPr>
        <w:t> : lên tới 1000 mẫu</w:t>
      </w:r>
    </w:p>
    <w:p w14:paraId="7D9768A7" w14:textId="77777777" w:rsidR="00BB4243" w:rsidRDefault="00BB4243" w:rsidP="00BB4243">
      <w:pPr>
        <w:numPr>
          <w:ilvl w:val="0"/>
          <w:numId w:val="16"/>
        </w:numPr>
        <w:shd w:val="clear" w:color="auto" w:fill="FFFFFF"/>
        <w:spacing w:beforeAutospacing="1" w:afterAutospacing="1"/>
        <w:textAlignment w:val="baseline"/>
        <w:rPr>
          <w:rFonts w:ascii="inherit" w:hAnsi="inherit" w:cs="Arial"/>
          <w:color w:val="444444"/>
          <w:bdr w:val="none" w:sz="0" w:space="0" w:color="auto" w:frame="1"/>
        </w:rPr>
      </w:pPr>
      <w:r>
        <w:rPr>
          <w:rStyle w:val="Strong"/>
          <w:rFonts w:ascii="inherit" w:hAnsi="inherit" w:cs="Arial"/>
          <w:color w:val="444444"/>
          <w:bdr w:val="none" w:sz="0" w:space="0" w:color="auto" w:frame="1"/>
        </w:rPr>
        <w:lastRenderedPageBreak/>
        <w:t>Nhiệt độ hoạt động</w:t>
      </w:r>
      <w:r>
        <w:rPr>
          <w:rFonts w:ascii="inherit" w:hAnsi="inherit" w:cs="Arial"/>
          <w:color w:val="444444"/>
          <w:bdr w:val="none" w:sz="0" w:space="0" w:color="auto" w:frame="1"/>
        </w:rPr>
        <w:t> : -20°C đến +50°C</w:t>
      </w:r>
    </w:p>
    <w:p w14:paraId="3496D670" w14:textId="77777777" w:rsidR="00BB4243" w:rsidRDefault="00BB4243" w:rsidP="00BB4243">
      <w:pPr>
        <w:numPr>
          <w:ilvl w:val="0"/>
          <w:numId w:val="16"/>
        </w:numPr>
        <w:shd w:val="clear" w:color="auto" w:fill="FFFFFF"/>
        <w:spacing w:beforeAutospacing="1" w:afterAutospacing="1"/>
        <w:textAlignment w:val="baseline"/>
        <w:rPr>
          <w:rFonts w:ascii="inherit" w:hAnsi="inherit" w:cs="Arial"/>
          <w:color w:val="444444"/>
          <w:bdr w:val="none" w:sz="0" w:space="0" w:color="auto" w:frame="1"/>
        </w:rPr>
      </w:pPr>
      <w:r>
        <w:rPr>
          <w:rStyle w:val="Strong"/>
          <w:rFonts w:ascii="inherit" w:hAnsi="inherit" w:cs="Arial"/>
          <w:color w:val="444444"/>
          <w:bdr w:val="none" w:sz="0" w:space="0" w:color="auto" w:frame="1"/>
        </w:rPr>
        <w:t>Độ ẩm hoạt động</w:t>
      </w:r>
      <w:r>
        <w:rPr>
          <w:rFonts w:ascii="inherit" w:hAnsi="inherit" w:cs="Arial"/>
          <w:color w:val="444444"/>
          <w:bdr w:val="none" w:sz="0" w:space="0" w:color="auto" w:frame="1"/>
        </w:rPr>
        <w:t> : 40% RH – 85% RH</w:t>
      </w:r>
    </w:p>
    <w:p w14:paraId="19AD65A0" w14:textId="77777777" w:rsidR="00BB4243" w:rsidRDefault="00BB4243" w:rsidP="00BB4243">
      <w:pPr>
        <w:numPr>
          <w:ilvl w:val="0"/>
          <w:numId w:val="16"/>
        </w:numPr>
        <w:shd w:val="clear" w:color="auto" w:fill="FFFFFF"/>
        <w:spacing w:beforeAutospacing="1" w:afterAutospacing="1"/>
        <w:textAlignment w:val="baseline"/>
        <w:rPr>
          <w:rFonts w:ascii="inherit" w:hAnsi="inherit" w:cs="Arial"/>
          <w:color w:val="444444"/>
          <w:bdr w:val="none" w:sz="0" w:space="0" w:color="auto" w:frame="1"/>
        </w:rPr>
      </w:pPr>
      <w:r>
        <w:rPr>
          <w:rStyle w:val="Strong"/>
          <w:rFonts w:ascii="inherit" w:hAnsi="inherit" w:cs="Arial"/>
          <w:color w:val="444444"/>
          <w:bdr w:val="none" w:sz="0" w:space="0" w:color="auto" w:frame="1"/>
        </w:rPr>
        <w:t>Kích thước</w:t>
      </w:r>
      <w:r>
        <w:rPr>
          <w:rFonts w:ascii="inherit" w:hAnsi="inherit" w:cs="Arial"/>
          <w:color w:val="444444"/>
          <w:bdr w:val="none" w:sz="0" w:space="0" w:color="auto" w:frame="1"/>
        </w:rPr>
        <w:t> : 54mm x 20mm x 22mm</w:t>
      </w:r>
    </w:p>
    <w:p w14:paraId="2C2063EC" w14:textId="77777777" w:rsidR="00BB4243" w:rsidRDefault="00BB4243" w:rsidP="00BB4243">
      <w:pPr>
        <w:pStyle w:val="NormalWeb"/>
        <w:shd w:val="clear" w:color="auto" w:fill="FFFFFF"/>
        <w:spacing w:before="0" w:beforeAutospacing="0" w:after="0" w:afterAutospacing="0"/>
        <w:textAlignment w:val="baseline"/>
        <w:rPr>
          <w:ins w:id="9" w:author="Unknown"/>
          <w:rFonts w:ascii="inherit" w:hAnsi="inherit" w:cs="Arial"/>
          <w:color w:val="444444"/>
          <w:bdr w:val="none" w:sz="0" w:space="0" w:color="auto" w:frame="1"/>
        </w:rPr>
      </w:pPr>
      <w:r>
        <w:rPr>
          <w:rFonts w:ascii="inherit" w:hAnsi="inherit" w:cs="Arial"/>
          <w:color w:val="444444"/>
          <w:bdr w:val="none" w:sz="0" w:space="0" w:color="auto" w:frame="1"/>
        </w:rPr>
        <w:br/>
      </w:r>
    </w:p>
    <w:p w14:paraId="71A6226F" w14:textId="77777777" w:rsidR="00BB4243" w:rsidRDefault="00BB4243" w:rsidP="00BB4243">
      <w:pPr>
        <w:shd w:val="clear" w:color="auto" w:fill="FFFFFF"/>
        <w:textAlignment w:val="baseline"/>
        <w:rPr>
          <w:rFonts w:ascii="var(--text-font)" w:hAnsi="var(--text-font)" w:cs="Arial"/>
          <w:color w:val="444444"/>
          <w:bdr w:val="none" w:sz="0" w:space="0" w:color="auto" w:frame="1"/>
        </w:rPr>
      </w:pPr>
    </w:p>
    <w:p w14:paraId="0D83E407" w14:textId="77777777" w:rsidR="00BB4243" w:rsidRDefault="00000000" w:rsidP="00BB4243">
      <w:pPr>
        <w:shd w:val="clear" w:color="auto" w:fill="FFFFFF"/>
        <w:spacing w:before="615" w:after="615"/>
        <w:textAlignment w:val="baseline"/>
        <w:rPr>
          <w:rFonts w:ascii="var(--text-font)" w:hAnsi="var(--text-font)" w:cs="Arial"/>
          <w:color w:val="444444"/>
          <w:bdr w:val="none" w:sz="0" w:space="0" w:color="auto" w:frame="1"/>
        </w:rPr>
      </w:pPr>
      <w:r>
        <w:rPr>
          <w:rFonts w:ascii="var(--text-font)" w:hAnsi="var(--text-font)" w:cs="Arial"/>
          <w:color w:val="444444"/>
          <w:bdr w:val="none" w:sz="0" w:space="0" w:color="auto" w:frame="1"/>
        </w:rPr>
        <w:pict w14:anchorId="4B6A7881">
          <v:rect id="_x0000_i1035" style="width:0;height:.75pt" o:hralign="center" o:hrstd="t" o:hr="t" fillcolor="#a0a0a0" stroked="f"/>
        </w:pict>
      </w:r>
    </w:p>
    <w:p w14:paraId="17CFA302" w14:textId="77777777" w:rsidR="00BB4243" w:rsidRDefault="00BB4243" w:rsidP="00BB4243">
      <w:pPr>
        <w:pStyle w:val="Heading3"/>
        <w:shd w:val="clear" w:color="auto" w:fill="FFFFFF"/>
        <w:spacing w:before="0"/>
        <w:textAlignment w:val="baseline"/>
        <w:rPr>
          <w:rFonts w:ascii="var(--text-h-font,inherit)" w:hAnsi="var(--text-h-font,inherit)" w:cs="Arial"/>
          <w:color w:val="444444"/>
          <w:sz w:val="31"/>
          <w:szCs w:val="31"/>
          <w:bdr w:val="none" w:sz="0" w:space="0" w:color="auto" w:frame="1"/>
        </w:rPr>
      </w:pPr>
      <w:r>
        <w:rPr>
          <w:rFonts w:ascii="inherit" w:hAnsi="inherit" w:cs="Arial"/>
          <w:color w:val="008000"/>
          <w:sz w:val="30"/>
          <w:szCs w:val="30"/>
          <w:bdr w:val="none" w:sz="0" w:space="0" w:color="auto" w:frame="1"/>
        </w:rPr>
        <w:t>Sơ đồ – Hệ thống bảo mật khóa cửa vân tay sử dụng Arduino &amp; LCD</w:t>
      </w:r>
    </w:p>
    <w:p w14:paraId="13AD3BA0" w14:textId="77777777" w:rsidR="00BB4243" w:rsidRDefault="00BB4243" w:rsidP="00BB4243">
      <w:pPr>
        <w:pStyle w:val="NormalWeb"/>
        <w:shd w:val="clear" w:color="auto" w:fill="FFFFFF"/>
        <w:spacing w:before="0" w:beforeAutospacing="0"/>
        <w:textAlignment w:val="baseline"/>
        <w:rPr>
          <w:rFonts w:ascii="inherit" w:hAnsi="inherit" w:cs="Arial"/>
          <w:color w:val="444444"/>
          <w:bdr w:val="none" w:sz="0" w:space="0" w:color="auto" w:frame="1"/>
        </w:rPr>
      </w:pPr>
      <w:r>
        <w:rPr>
          <w:rFonts w:ascii="inherit" w:hAnsi="inherit" w:cs="Arial"/>
          <w:color w:val="444444"/>
          <w:bdr w:val="none" w:sz="0" w:space="0" w:color="auto" w:frame="1"/>
        </w:rPr>
        <w:t>Kết nối cảm biến vân tay với bo mạch Arduino như sau:</w:t>
      </w:r>
    </w:p>
    <w:p w14:paraId="77D52FEE" w14:textId="4B2046CD" w:rsidR="00BB4243" w:rsidRDefault="00BB4243" w:rsidP="00BB4243">
      <w:pPr>
        <w:shd w:val="clear" w:color="auto" w:fill="FFFFFF"/>
        <w:textAlignment w:val="baseline"/>
        <w:rPr>
          <w:rFonts w:ascii="var(--text-font)" w:hAnsi="var(--text-font)" w:cs="Arial"/>
          <w:color w:val="444444"/>
          <w:bdr w:val="none" w:sz="0" w:space="0" w:color="auto" w:frame="1"/>
        </w:rPr>
      </w:pPr>
      <w:r>
        <w:rPr>
          <w:rFonts w:ascii="inherit" w:hAnsi="inherit" w:cs="Arial"/>
          <w:noProof/>
          <w:color w:val="0000FF"/>
          <w:bdr w:val="none" w:sz="0" w:space="0" w:color="auto" w:frame="1"/>
        </w:rPr>
        <w:lastRenderedPageBreak/>
        <w:drawing>
          <wp:inline distT="0" distB="0" distL="0" distR="0" wp14:anchorId="4E9DCA60" wp14:editId="658C1C23">
            <wp:extent cx="6294755" cy="7339965"/>
            <wp:effectExtent l="0" t="0" r="0" b="0"/>
            <wp:docPr id="15" name="Picture 15" descr="Khóa cửa vân tay bảo mật Arduino Uno LCD">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Khóa cửa vân tay bảo mật Arduino Uno LCD">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94755" cy="7339965"/>
                    </a:xfrm>
                    <a:prstGeom prst="rect">
                      <a:avLst/>
                    </a:prstGeom>
                    <a:noFill/>
                    <a:ln>
                      <a:noFill/>
                    </a:ln>
                  </pic:spPr>
                </pic:pic>
              </a:graphicData>
            </a:graphic>
          </wp:inline>
        </w:drawing>
      </w:r>
      <w:r>
        <w:rPr>
          <w:rStyle w:val="Strong"/>
          <w:rFonts w:ascii="inherit" w:hAnsi="inherit" w:cs="Arial"/>
          <w:color w:val="444444"/>
          <w:sz w:val="20"/>
          <w:szCs w:val="20"/>
          <w:bdr w:val="none" w:sz="0" w:space="0" w:color="auto" w:frame="1"/>
        </w:rPr>
        <w:t>Sơ đồ mạch</w:t>
      </w:r>
    </w:p>
    <w:p w14:paraId="489CB040" w14:textId="77777777" w:rsidR="00BB4243" w:rsidRDefault="00BB4243" w:rsidP="00BB4243">
      <w:pPr>
        <w:numPr>
          <w:ilvl w:val="0"/>
          <w:numId w:val="17"/>
        </w:numPr>
        <w:shd w:val="clear" w:color="auto" w:fill="FFFFFF"/>
        <w:spacing w:beforeAutospacing="1" w:afterAutospacing="1"/>
        <w:textAlignment w:val="baseline"/>
        <w:rPr>
          <w:rFonts w:ascii="inherit" w:hAnsi="inherit" w:cs="Arial"/>
          <w:color w:val="444444"/>
          <w:bdr w:val="none" w:sz="0" w:space="0" w:color="auto" w:frame="1"/>
        </w:rPr>
      </w:pPr>
      <w:r>
        <w:rPr>
          <w:rStyle w:val="Emphasis"/>
          <w:rFonts w:ascii="inherit" w:hAnsi="inherit" w:cs="Arial"/>
          <w:color w:val="444444"/>
          <w:bdr w:val="none" w:sz="0" w:space="0" w:color="auto" w:frame="1"/>
        </w:rPr>
        <w:t>Chân VCC đến chân 5V trên Arduino</w:t>
      </w:r>
    </w:p>
    <w:p w14:paraId="3E226B94" w14:textId="77777777" w:rsidR="00BB4243" w:rsidRDefault="00BB4243" w:rsidP="00BB4243">
      <w:pPr>
        <w:numPr>
          <w:ilvl w:val="0"/>
          <w:numId w:val="17"/>
        </w:numPr>
        <w:shd w:val="clear" w:color="auto" w:fill="FFFFFF"/>
        <w:spacing w:beforeAutospacing="1" w:afterAutospacing="1"/>
        <w:textAlignment w:val="baseline"/>
        <w:rPr>
          <w:rFonts w:ascii="inherit" w:hAnsi="inherit" w:cs="Arial"/>
          <w:color w:val="444444"/>
          <w:bdr w:val="none" w:sz="0" w:space="0" w:color="auto" w:frame="1"/>
        </w:rPr>
      </w:pPr>
      <w:r>
        <w:rPr>
          <w:rStyle w:val="Emphasis"/>
          <w:rFonts w:ascii="inherit" w:hAnsi="inherit" w:cs="Arial"/>
          <w:color w:val="444444"/>
          <w:bdr w:val="none" w:sz="0" w:space="0" w:color="auto" w:frame="1"/>
        </w:rPr>
        <w:t>Chân GND tới chân GND trên Arduino</w:t>
      </w:r>
    </w:p>
    <w:p w14:paraId="4985EEEC" w14:textId="77777777" w:rsidR="00BB4243" w:rsidRDefault="00BB4243" w:rsidP="00BB4243">
      <w:pPr>
        <w:numPr>
          <w:ilvl w:val="0"/>
          <w:numId w:val="17"/>
        </w:numPr>
        <w:shd w:val="clear" w:color="auto" w:fill="FFFFFF"/>
        <w:spacing w:beforeAutospacing="1" w:afterAutospacing="1"/>
        <w:textAlignment w:val="baseline"/>
        <w:rPr>
          <w:rFonts w:ascii="inherit" w:hAnsi="inherit" w:cs="Arial"/>
          <w:color w:val="444444"/>
          <w:bdr w:val="none" w:sz="0" w:space="0" w:color="auto" w:frame="1"/>
        </w:rPr>
      </w:pPr>
      <w:r>
        <w:rPr>
          <w:rStyle w:val="Emphasis"/>
          <w:rFonts w:ascii="inherit" w:hAnsi="inherit" w:cs="Arial"/>
          <w:color w:val="444444"/>
          <w:bdr w:val="none" w:sz="0" w:space="0" w:color="auto" w:frame="1"/>
        </w:rPr>
        <w:t>Chân TX sang chân kỹ thuật số D2 trên Arduino</w:t>
      </w:r>
    </w:p>
    <w:p w14:paraId="322BABA0" w14:textId="77777777" w:rsidR="00BB4243" w:rsidRDefault="00BB4243" w:rsidP="00BB4243">
      <w:pPr>
        <w:numPr>
          <w:ilvl w:val="0"/>
          <w:numId w:val="17"/>
        </w:numPr>
        <w:shd w:val="clear" w:color="auto" w:fill="FFFFFF"/>
        <w:spacing w:beforeAutospacing="1" w:afterAutospacing="1"/>
        <w:textAlignment w:val="baseline"/>
        <w:rPr>
          <w:rFonts w:ascii="inherit" w:hAnsi="inherit" w:cs="Arial"/>
          <w:color w:val="444444"/>
          <w:bdr w:val="none" w:sz="0" w:space="0" w:color="auto" w:frame="1"/>
        </w:rPr>
      </w:pPr>
      <w:r>
        <w:rPr>
          <w:rStyle w:val="Emphasis"/>
          <w:rFonts w:ascii="inherit" w:hAnsi="inherit" w:cs="Arial"/>
          <w:color w:val="444444"/>
          <w:bdr w:val="none" w:sz="0" w:space="0" w:color="auto" w:frame="1"/>
        </w:rPr>
        <w:t>Chân RX đến chân kỹ thuật số D3 trên Arduino</w:t>
      </w:r>
    </w:p>
    <w:p w14:paraId="5063F570" w14:textId="77777777" w:rsidR="00BB4243" w:rsidRDefault="00BB4243" w:rsidP="00BB4243">
      <w:pPr>
        <w:numPr>
          <w:ilvl w:val="0"/>
          <w:numId w:val="17"/>
        </w:numPr>
        <w:shd w:val="clear" w:color="auto" w:fill="FFFFFF"/>
        <w:spacing w:beforeAutospacing="1" w:afterAutospacing="1"/>
        <w:textAlignment w:val="baseline"/>
        <w:rPr>
          <w:rFonts w:ascii="inherit" w:hAnsi="inherit" w:cs="Arial"/>
          <w:color w:val="444444"/>
          <w:bdr w:val="none" w:sz="0" w:space="0" w:color="auto" w:frame="1"/>
        </w:rPr>
      </w:pPr>
      <w:r>
        <w:rPr>
          <w:rStyle w:val="Emphasis"/>
          <w:rFonts w:ascii="inherit" w:hAnsi="inherit" w:cs="Arial"/>
          <w:color w:val="444444"/>
          <w:bdr w:val="none" w:sz="0" w:space="0" w:color="auto" w:frame="1"/>
        </w:rPr>
        <w:t>Chân Rơle D4</w:t>
      </w:r>
    </w:p>
    <w:p w14:paraId="25CB9B23" w14:textId="77777777" w:rsidR="00BB4243" w:rsidRDefault="00BB4243" w:rsidP="00BB4243">
      <w:pPr>
        <w:numPr>
          <w:ilvl w:val="0"/>
          <w:numId w:val="17"/>
        </w:numPr>
        <w:shd w:val="clear" w:color="auto" w:fill="FFFFFF"/>
        <w:spacing w:before="100" w:beforeAutospacing="1" w:after="100" w:afterAutospacing="1"/>
        <w:textAlignment w:val="baseline"/>
        <w:rPr>
          <w:rFonts w:ascii="inherit" w:hAnsi="inherit" w:cs="Arial"/>
          <w:color w:val="444444"/>
          <w:bdr w:val="none" w:sz="0" w:space="0" w:color="auto" w:frame="1"/>
        </w:rPr>
      </w:pPr>
      <w:r>
        <w:rPr>
          <w:rFonts w:ascii="inherit" w:hAnsi="inherit" w:cs="Arial"/>
          <w:color w:val="444444"/>
          <w:bdr w:val="none" w:sz="0" w:space="0" w:color="auto" w:frame="1"/>
        </w:rPr>
        <w:t>LCD SDA -&gt; Chân tương tự Arduino 4</w:t>
      </w:r>
    </w:p>
    <w:p w14:paraId="0F0B5234" w14:textId="77777777" w:rsidR="00BB4243" w:rsidRDefault="00BB4243" w:rsidP="00BB4243">
      <w:pPr>
        <w:numPr>
          <w:ilvl w:val="0"/>
          <w:numId w:val="17"/>
        </w:numPr>
        <w:shd w:val="clear" w:color="auto" w:fill="FFFFFF"/>
        <w:spacing w:before="100" w:beforeAutospacing="1" w:after="100" w:afterAutospacing="1"/>
        <w:textAlignment w:val="baseline"/>
        <w:rPr>
          <w:rFonts w:ascii="inherit" w:hAnsi="inherit" w:cs="Arial"/>
          <w:color w:val="444444"/>
          <w:bdr w:val="none" w:sz="0" w:space="0" w:color="auto" w:frame="1"/>
        </w:rPr>
      </w:pPr>
      <w:r>
        <w:rPr>
          <w:rFonts w:ascii="inherit" w:hAnsi="inherit" w:cs="Arial"/>
          <w:color w:val="444444"/>
          <w:bdr w:val="none" w:sz="0" w:space="0" w:color="auto" w:frame="1"/>
        </w:rPr>
        <w:t>LCD SCL -&gt; Chân tương tự Arduino 5</w:t>
      </w:r>
    </w:p>
    <w:p w14:paraId="405D491E" w14:textId="77777777" w:rsidR="00BB4243" w:rsidRDefault="00BB4243" w:rsidP="00BB4243">
      <w:pPr>
        <w:numPr>
          <w:ilvl w:val="0"/>
          <w:numId w:val="17"/>
        </w:numPr>
        <w:shd w:val="clear" w:color="auto" w:fill="FFFFFF"/>
        <w:spacing w:before="100" w:beforeAutospacing="1" w:after="100" w:afterAutospacing="1"/>
        <w:textAlignment w:val="baseline"/>
        <w:rPr>
          <w:rFonts w:ascii="inherit" w:hAnsi="inherit" w:cs="Arial"/>
          <w:color w:val="444444"/>
          <w:bdr w:val="none" w:sz="0" w:space="0" w:color="auto" w:frame="1"/>
        </w:rPr>
      </w:pPr>
      <w:r>
        <w:rPr>
          <w:rFonts w:ascii="inherit" w:hAnsi="inherit" w:cs="Arial"/>
          <w:color w:val="444444"/>
          <w:bdr w:val="none" w:sz="0" w:space="0" w:color="auto" w:frame="1"/>
        </w:rPr>
        <w:t>LCD VCC -&gt; Arduino 5V</w:t>
      </w:r>
    </w:p>
    <w:p w14:paraId="55CACE87" w14:textId="77777777" w:rsidR="00BB4243" w:rsidRDefault="00BB4243" w:rsidP="00BB4243">
      <w:pPr>
        <w:numPr>
          <w:ilvl w:val="0"/>
          <w:numId w:val="17"/>
        </w:numPr>
        <w:shd w:val="clear" w:color="auto" w:fill="FFFFFF"/>
        <w:spacing w:before="100" w:beforeAutospacing="1" w:after="100" w:afterAutospacing="1"/>
        <w:textAlignment w:val="baseline"/>
        <w:rPr>
          <w:rFonts w:ascii="inherit" w:hAnsi="inherit" w:cs="Arial"/>
          <w:color w:val="444444"/>
          <w:bdr w:val="none" w:sz="0" w:space="0" w:color="auto" w:frame="1"/>
        </w:rPr>
      </w:pPr>
      <w:r>
        <w:rPr>
          <w:rFonts w:ascii="inherit" w:hAnsi="inherit" w:cs="Arial"/>
          <w:color w:val="444444"/>
          <w:bdr w:val="none" w:sz="0" w:space="0" w:color="auto" w:frame="1"/>
        </w:rPr>
        <w:lastRenderedPageBreak/>
        <w:t>LCD GND -&gt; Arduino GND</w:t>
      </w:r>
    </w:p>
    <w:p w14:paraId="6061E795" w14:textId="77777777" w:rsidR="00BB4243" w:rsidRDefault="00000000" w:rsidP="00BB4243">
      <w:pPr>
        <w:shd w:val="clear" w:color="auto" w:fill="FFFFFF"/>
        <w:spacing w:before="615" w:after="615"/>
        <w:textAlignment w:val="baseline"/>
        <w:rPr>
          <w:rFonts w:ascii="var(--text-font)" w:hAnsi="var(--text-font)" w:cs="Arial"/>
          <w:color w:val="444444"/>
          <w:bdr w:val="none" w:sz="0" w:space="0" w:color="auto" w:frame="1"/>
        </w:rPr>
      </w:pPr>
      <w:r>
        <w:rPr>
          <w:rFonts w:ascii="var(--text-font)" w:hAnsi="var(--text-font)" w:cs="Arial"/>
          <w:color w:val="444444"/>
          <w:bdr w:val="none" w:sz="0" w:space="0" w:color="auto" w:frame="1"/>
        </w:rPr>
        <w:pict w14:anchorId="166992BA">
          <v:rect id="_x0000_i1036" style="width:0;height:.75pt" o:hralign="center" o:hrstd="t" o:hr="t" fillcolor="#a0a0a0" stroked="f"/>
        </w:pict>
      </w:r>
    </w:p>
    <w:p w14:paraId="26FE3777" w14:textId="77777777" w:rsidR="00BB4243" w:rsidRDefault="00BB4243" w:rsidP="00BB4243">
      <w:pPr>
        <w:pStyle w:val="Heading2"/>
        <w:shd w:val="clear" w:color="auto" w:fill="FFFFFF"/>
        <w:spacing w:before="0" w:beforeAutospacing="0" w:after="0" w:afterAutospacing="0"/>
        <w:textAlignment w:val="baseline"/>
        <w:rPr>
          <w:rFonts w:ascii="var(--text-h-font,inherit)" w:hAnsi="var(--text-h-font,inherit)" w:cs="Arial"/>
          <w:color w:val="444444"/>
          <w:bdr w:val="none" w:sz="0" w:space="0" w:color="auto" w:frame="1"/>
        </w:rPr>
      </w:pPr>
      <w:r>
        <w:rPr>
          <w:rFonts w:ascii="inherit" w:hAnsi="inherit" w:cs="Arial"/>
          <w:color w:val="008000"/>
          <w:sz w:val="35"/>
          <w:szCs w:val="35"/>
          <w:bdr w:val="none" w:sz="0" w:space="0" w:color="auto" w:frame="1"/>
        </w:rPr>
        <w:t>Mã &amp; thư viện</w:t>
      </w:r>
    </w:p>
    <w:p w14:paraId="01A29F22" w14:textId="77777777" w:rsidR="00BB4243" w:rsidRDefault="00BB4243" w:rsidP="00BB4243">
      <w:pPr>
        <w:pStyle w:val="NormalWeb"/>
        <w:shd w:val="clear" w:color="auto" w:fill="FFFFFF"/>
        <w:spacing w:before="0" w:beforeAutospacing="0" w:after="0"/>
        <w:textAlignment w:val="baseline"/>
        <w:rPr>
          <w:rFonts w:ascii="inherit" w:hAnsi="inherit" w:cs="Arial"/>
          <w:color w:val="444444"/>
          <w:bdr w:val="none" w:sz="0" w:space="0" w:color="auto" w:frame="1"/>
        </w:rPr>
      </w:pPr>
      <w:r>
        <w:rPr>
          <w:rFonts w:ascii="inherit" w:hAnsi="inherit" w:cs="Arial"/>
          <w:color w:val="444444"/>
          <w:bdr w:val="none" w:sz="0" w:space="0" w:color="auto" w:frame="1"/>
        </w:rPr>
        <w:t>Trước tiên, hãy tải xuống thư viện Vân tay Adafruit từ Trình quản lý thư viện Arduino IDE. hãy xem hướng dẫn này </w:t>
      </w:r>
      <w:hyperlink r:id="rId52" w:history="1">
        <w:r>
          <w:rPr>
            <w:rStyle w:val="Hyperlink"/>
            <w:rFonts w:ascii="var(--title-font)" w:hAnsi="var(--title-font)" w:cs="Arial"/>
            <w:b/>
            <w:bCs/>
            <w:bdr w:val="none" w:sz="0" w:space="0" w:color="auto" w:frame="1"/>
          </w:rPr>
          <w:t>Cảm biến vân tay với Arduino</w:t>
        </w:r>
      </w:hyperlink>
    </w:p>
    <w:p w14:paraId="56BF9917" w14:textId="77777777" w:rsidR="00BB4243" w:rsidRDefault="00BB4243" w:rsidP="00BB4243">
      <w:pPr>
        <w:pStyle w:val="NormalWeb"/>
        <w:shd w:val="clear" w:color="auto" w:fill="FFFFFF"/>
        <w:spacing w:before="0" w:beforeAutospacing="0"/>
        <w:textAlignment w:val="baseline"/>
        <w:rPr>
          <w:rFonts w:ascii="inherit" w:hAnsi="inherit" w:cs="Arial"/>
          <w:color w:val="444444"/>
          <w:bdr w:val="none" w:sz="0" w:space="0" w:color="auto" w:frame="1"/>
        </w:rPr>
      </w:pPr>
      <w:r>
        <w:rPr>
          <w:rFonts w:ascii="inherit" w:hAnsi="inherit" w:cs="Arial"/>
          <w:color w:val="444444"/>
          <w:bdr w:val="none" w:sz="0" w:space="0" w:color="auto" w:frame="1"/>
        </w:rPr>
        <w:t>Mở Arduino IDE, đi tới Tệp &gt; Ví dụ &gt; Vân tay Adafruit &gt; đăng ký. và Tải mã lên Arduino của bạn.</w:t>
      </w:r>
    </w:p>
    <w:p w14:paraId="1DD7C09A" w14:textId="77777777" w:rsidR="00BB4243" w:rsidRDefault="00BB4243" w:rsidP="00BB4243">
      <w:pPr>
        <w:pStyle w:val="Heading3"/>
        <w:shd w:val="clear" w:color="auto" w:fill="FFFFFF"/>
        <w:spacing w:before="0"/>
        <w:textAlignment w:val="baseline"/>
        <w:rPr>
          <w:rFonts w:ascii="var(--text-h-font,inherit)" w:hAnsi="var(--text-h-font,inherit)" w:cs="Arial"/>
          <w:color w:val="444444"/>
          <w:sz w:val="31"/>
          <w:szCs w:val="31"/>
          <w:bdr w:val="none" w:sz="0" w:space="0" w:color="auto" w:frame="1"/>
        </w:rPr>
      </w:pPr>
      <w:r>
        <w:rPr>
          <w:rFonts w:ascii="inherit" w:hAnsi="inherit" w:cs="Arial"/>
          <w:color w:val="008000"/>
          <w:sz w:val="30"/>
          <w:szCs w:val="30"/>
          <w:bdr w:val="none" w:sz="0" w:space="0" w:color="auto" w:frame="1"/>
        </w:rPr>
        <w:t>Mã Đăng Ký – Cảm Biến Vân Tay R307</w:t>
      </w:r>
    </w:p>
    <w:p w14:paraId="79049C79" w14:textId="77777777" w:rsidR="00BB4243" w:rsidRDefault="00BB4243" w:rsidP="00BB4243">
      <w:pPr>
        <w:pStyle w:val="NormalWeb"/>
        <w:shd w:val="clear" w:color="auto" w:fill="FFFFFF"/>
        <w:spacing w:before="0" w:beforeAutospacing="0"/>
        <w:textAlignment w:val="baseline"/>
        <w:rPr>
          <w:rFonts w:ascii="inherit" w:hAnsi="inherit" w:cs="Arial"/>
          <w:color w:val="444444"/>
          <w:bdr w:val="none" w:sz="0" w:space="0" w:color="auto" w:frame="1"/>
        </w:rPr>
      </w:pPr>
      <w:r>
        <w:rPr>
          <w:rFonts w:ascii="inherit" w:hAnsi="inherit" w:cs="Arial"/>
          <w:color w:val="444444"/>
          <w:bdr w:val="none" w:sz="0" w:space="0" w:color="auto" w:frame="1"/>
        </w:rPr>
        <w:t>Đây là mã mẫu:</w:t>
      </w:r>
    </w:p>
    <w:p w14:paraId="20698E02" w14:textId="77777777" w:rsidR="00BB4243" w:rsidRDefault="00BB4243" w:rsidP="00BB4243">
      <w:r>
        <w:t>#include &lt;Adafruit_Fingerprint.h&gt;</w:t>
      </w:r>
    </w:p>
    <w:p w14:paraId="0C79A8DD" w14:textId="77777777" w:rsidR="00BB4243" w:rsidRDefault="00BB4243" w:rsidP="00BB4243"/>
    <w:p w14:paraId="324FDA5D" w14:textId="77777777" w:rsidR="00BB4243" w:rsidRDefault="00BB4243" w:rsidP="00BB4243"/>
    <w:p w14:paraId="3C78DE7A" w14:textId="77777777" w:rsidR="00BB4243" w:rsidRDefault="00BB4243" w:rsidP="00BB4243">
      <w:r>
        <w:t>#if (defined(__AVR__) || defined(ESP8266)) &amp;&amp; !defined(__AVR_ATmega2560__)</w:t>
      </w:r>
    </w:p>
    <w:p w14:paraId="03FBCD1C" w14:textId="77777777" w:rsidR="00BB4243" w:rsidRDefault="00BB4243" w:rsidP="00BB4243">
      <w:r>
        <w:t>// For UNO and others without hardware serial, we must use software serial...</w:t>
      </w:r>
    </w:p>
    <w:p w14:paraId="6DF85607" w14:textId="77777777" w:rsidR="00BB4243" w:rsidRDefault="00BB4243" w:rsidP="00BB4243">
      <w:r>
        <w:t>// pin #2 is IN from sensor (GREEN wire)</w:t>
      </w:r>
    </w:p>
    <w:p w14:paraId="6B0946D9" w14:textId="77777777" w:rsidR="00BB4243" w:rsidRDefault="00BB4243" w:rsidP="00BB4243">
      <w:r>
        <w:t>// pin #3 is OUT from arduino  (WHITE wire)</w:t>
      </w:r>
    </w:p>
    <w:p w14:paraId="5DEFD9DB" w14:textId="77777777" w:rsidR="00BB4243" w:rsidRDefault="00BB4243" w:rsidP="00BB4243">
      <w:r>
        <w:t>// Set up the serial port to use softwareserial..</w:t>
      </w:r>
    </w:p>
    <w:p w14:paraId="55859D78" w14:textId="77777777" w:rsidR="00BB4243" w:rsidRDefault="00BB4243" w:rsidP="00BB4243">
      <w:r>
        <w:t>SoftwareSerial mySerial(2, 3);</w:t>
      </w:r>
    </w:p>
    <w:p w14:paraId="01F6E88D" w14:textId="77777777" w:rsidR="00BB4243" w:rsidRDefault="00BB4243" w:rsidP="00BB4243"/>
    <w:p w14:paraId="78442889" w14:textId="77777777" w:rsidR="00BB4243" w:rsidRDefault="00BB4243" w:rsidP="00BB4243">
      <w:r>
        <w:t>#else</w:t>
      </w:r>
    </w:p>
    <w:p w14:paraId="69D3FC44" w14:textId="77777777" w:rsidR="00BB4243" w:rsidRDefault="00BB4243" w:rsidP="00BB4243">
      <w:r>
        <w:t>// On Leonardo/M0/etc, others with hardware serial, use hardware serial!</w:t>
      </w:r>
    </w:p>
    <w:p w14:paraId="0481AE39" w14:textId="77777777" w:rsidR="00BB4243" w:rsidRDefault="00BB4243" w:rsidP="00BB4243">
      <w:r>
        <w:t>// #0 is green wire, #1 is white</w:t>
      </w:r>
    </w:p>
    <w:p w14:paraId="7E057B4C" w14:textId="77777777" w:rsidR="00BB4243" w:rsidRDefault="00BB4243" w:rsidP="00BB4243">
      <w:r>
        <w:t>#define mySerial Serial1</w:t>
      </w:r>
    </w:p>
    <w:p w14:paraId="33581476" w14:textId="77777777" w:rsidR="00BB4243" w:rsidRDefault="00BB4243" w:rsidP="00BB4243"/>
    <w:p w14:paraId="5515C477" w14:textId="77777777" w:rsidR="00BB4243" w:rsidRDefault="00BB4243" w:rsidP="00BB4243">
      <w:r>
        <w:t>#endif</w:t>
      </w:r>
    </w:p>
    <w:p w14:paraId="3F1EDBA7" w14:textId="77777777" w:rsidR="00BB4243" w:rsidRDefault="00BB4243" w:rsidP="00BB4243"/>
    <w:p w14:paraId="1DDD6804" w14:textId="77777777" w:rsidR="00BB4243" w:rsidRDefault="00BB4243" w:rsidP="00BB4243"/>
    <w:p w14:paraId="51EC2CD5" w14:textId="77777777" w:rsidR="00BB4243" w:rsidRDefault="00BB4243" w:rsidP="00BB4243">
      <w:r>
        <w:t>Adafruit_Fingerprint finger = Adafruit_Fingerprint(&amp;mySerial);</w:t>
      </w:r>
    </w:p>
    <w:p w14:paraId="6C80B6E0" w14:textId="77777777" w:rsidR="00BB4243" w:rsidRDefault="00BB4243" w:rsidP="00BB4243"/>
    <w:p w14:paraId="20F4A4DD" w14:textId="77777777" w:rsidR="00BB4243" w:rsidRDefault="00BB4243" w:rsidP="00BB4243">
      <w:r>
        <w:t>uint8_t id;</w:t>
      </w:r>
    </w:p>
    <w:p w14:paraId="646584EE" w14:textId="77777777" w:rsidR="00BB4243" w:rsidRDefault="00BB4243" w:rsidP="00BB4243"/>
    <w:p w14:paraId="25A985B7" w14:textId="77777777" w:rsidR="00BB4243" w:rsidRDefault="00BB4243" w:rsidP="00BB4243">
      <w:r>
        <w:t>void setup()</w:t>
      </w:r>
    </w:p>
    <w:p w14:paraId="737B7C7E" w14:textId="77777777" w:rsidR="00BB4243" w:rsidRDefault="00BB4243" w:rsidP="00BB4243">
      <w:r>
        <w:t>{</w:t>
      </w:r>
    </w:p>
    <w:p w14:paraId="6363E4C2" w14:textId="77777777" w:rsidR="00BB4243" w:rsidRDefault="00BB4243" w:rsidP="00BB4243">
      <w:r>
        <w:t xml:space="preserve">  Serial.begin(9600);</w:t>
      </w:r>
    </w:p>
    <w:p w14:paraId="0A4BD167" w14:textId="77777777" w:rsidR="00BB4243" w:rsidRDefault="00BB4243" w:rsidP="00BB4243">
      <w:r>
        <w:t xml:space="preserve">  while (!Serial);  // For Yun/Leo/Micro/Zero/...</w:t>
      </w:r>
    </w:p>
    <w:p w14:paraId="19AD179D" w14:textId="77777777" w:rsidR="00BB4243" w:rsidRDefault="00BB4243" w:rsidP="00BB4243">
      <w:r>
        <w:t xml:space="preserve">  delay(100);</w:t>
      </w:r>
    </w:p>
    <w:p w14:paraId="206FA88C" w14:textId="77777777" w:rsidR="00BB4243" w:rsidRDefault="00BB4243" w:rsidP="00BB4243">
      <w:r>
        <w:t xml:space="preserve">  Serial.println("\n\nAdafruit Fingerprint sensor enrollment");</w:t>
      </w:r>
    </w:p>
    <w:p w14:paraId="76A1B369" w14:textId="77777777" w:rsidR="00BB4243" w:rsidRDefault="00BB4243" w:rsidP="00BB4243"/>
    <w:p w14:paraId="346CB7F5" w14:textId="77777777" w:rsidR="00BB4243" w:rsidRDefault="00BB4243" w:rsidP="00BB4243">
      <w:r>
        <w:t xml:space="preserve">  // set the data rate for the sensor serial port</w:t>
      </w:r>
    </w:p>
    <w:p w14:paraId="49DA12BC" w14:textId="77777777" w:rsidR="00BB4243" w:rsidRDefault="00BB4243" w:rsidP="00BB4243">
      <w:r>
        <w:t xml:space="preserve">  finger.begin(57600);</w:t>
      </w:r>
    </w:p>
    <w:p w14:paraId="4E0DA33E" w14:textId="77777777" w:rsidR="00BB4243" w:rsidRDefault="00BB4243" w:rsidP="00BB4243"/>
    <w:p w14:paraId="7C3C5F68" w14:textId="77777777" w:rsidR="00BB4243" w:rsidRDefault="00BB4243" w:rsidP="00BB4243">
      <w:r>
        <w:t xml:space="preserve">  if (finger.verifyPassword()) {</w:t>
      </w:r>
    </w:p>
    <w:p w14:paraId="33250979" w14:textId="77777777" w:rsidR="00BB4243" w:rsidRDefault="00BB4243" w:rsidP="00BB4243">
      <w:r>
        <w:t xml:space="preserve">    Serial.println("Found fingerprint sensor!");</w:t>
      </w:r>
    </w:p>
    <w:p w14:paraId="2EE947FE" w14:textId="77777777" w:rsidR="00BB4243" w:rsidRDefault="00BB4243" w:rsidP="00BB4243">
      <w:r>
        <w:t xml:space="preserve">  } else {</w:t>
      </w:r>
    </w:p>
    <w:p w14:paraId="467B975E" w14:textId="77777777" w:rsidR="00BB4243" w:rsidRDefault="00BB4243" w:rsidP="00BB4243">
      <w:r>
        <w:t xml:space="preserve">    Serial.println("Did not find fingerprint sensor :(");</w:t>
      </w:r>
    </w:p>
    <w:p w14:paraId="0E6ABE8D" w14:textId="77777777" w:rsidR="00BB4243" w:rsidRDefault="00BB4243" w:rsidP="00BB4243">
      <w:r>
        <w:t xml:space="preserve">    while (1) { delay(1); }</w:t>
      </w:r>
    </w:p>
    <w:p w14:paraId="301CF30D" w14:textId="77777777" w:rsidR="00BB4243" w:rsidRDefault="00BB4243" w:rsidP="00BB4243">
      <w:r>
        <w:t xml:space="preserve">  }</w:t>
      </w:r>
    </w:p>
    <w:p w14:paraId="61A50CAB" w14:textId="77777777" w:rsidR="00BB4243" w:rsidRDefault="00BB4243" w:rsidP="00BB4243"/>
    <w:p w14:paraId="13E3D8E3" w14:textId="77777777" w:rsidR="00BB4243" w:rsidRDefault="00BB4243" w:rsidP="00BB4243">
      <w:r>
        <w:t xml:space="preserve">  Serial.println(F("Reading sensor parameters"));</w:t>
      </w:r>
    </w:p>
    <w:p w14:paraId="27042AFF" w14:textId="77777777" w:rsidR="00BB4243" w:rsidRDefault="00BB4243" w:rsidP="00BB4243">
      <w:r>
        <w:t xml:space="preserve">  finger.getParameters();</w:t>
      </w:r>
    </w:p>
    <w:p w14:paraId="65F24AC2" w14:textId="77777777" w:rsidR="00BB4243" w:rsidRDefault="00BB4243" w:rsidP="00BB4243">
      <w:r>
        <w:t xml:space="preserve">  Serial.print(F("Status: 0x")); Serial.println(finger.status_reg, HEX);</w:t>
      </w:r>
    </w:p>
    <w:p w14:paraId="1B2AD151" w14:textId="77777777" w:rsidR="00BB4243" w:rsidRDefault="00BB4243" w:rsidP="00BB4243">
      <w:r>
        <w:t xml:space="preserve">  Serial.print(F("Sys ID: 0x")); Serial.println(finger.system_id, HEX);</w:t>
      </w:r>
    </w:p>
    <w:p w14:paraId="54ACC5EC" w14:textId="77777777" w:rsidR="00BB4243" w:rsidRDefault="00BB4243" w:rsidP="00BB4243">
      <w:r>
        <w:t xml:space="preserve">  Serial.print(F("Capacity: ")); Serial.println(finger.capacity);</w:t>
      </w:r>
    </w:p>
    <w:p w14:paraId="0331E31A" w14:textId="77777777" w:rsidR="00BB4243" w:rsidRDefault="00BB4243" w:rsidP="00BB4243">
      <w:r>
        <w:t xml:space="preserve">  Serial.print(F("Security level: ")); Serial.println(finger.security_level);</w:t>
      </w:r>
    </w:p>
    <w:p w14:paraId="2BE2134B" w14:textId="77777777" w:rsidR="00BB4243" w:rsidRDefault="00BB4243" w:rsidP="00BB4243">
      <w:r>
        <w:t xml:space="preserve">  Serial.print(F("Device address: ")); Serial.println(finger.device_addr, HEX);</w:t>
      </w:r>
    </w:p>
    <w:p w14:paraId="1B0AFC97" w14:textId="77777777" w:rsidR="00BB4243" w:rsidRDefault="00BB4243" w:rsidP="00BB4243">
      <w:r>
        <w:t xml:space="preserve">  Serial.print(F("Packet len: ")); Serial.println(finger.packet_len);</w:t>
      </w:r>
    </w:p>
    <w:p w14:paraId="0F88FD42" w14:textId="77777777" w:rsidR="00BB4243" w:rsidRDefault="00BB4243" w:rsidP="00BB4243">
      <w:r>
        <w:t xml:space="preserve">  Serial.print(F("Baud rate: ")); Serial.println(finger.baud_rate);</w:t>
      </w:r>
    </w:p>
    <w:p w14:paraId="15687CA2" w14:textId="77777777" w:rsidR="00BB4243" w:rsidRDefault="00BB4243" w:rsidP="00BB4243">
      <w:r>
        <w:t>}</w:t>
      </w:r>
    </w:p>
    <w:p w14:paraId="64821A68" w14:textId="77777777" w:rsidR="00BB4243" w:rsidRDefault="00BB4243" w:rsidP="00BB4243"/>
    <w:p w14:paraId="6E3BF387" w14:textId="77777777" w:rsidR="00BB4243" w:rsidRDefault="00BB4243" w:rsidP="00BB4243">
      <w:r>
        <w:t>uint8_t readnumber(void) {</w:t>
      </w:r>
    </w:p>
    <w:p w14:paraId="0CFA6387" w14:textId="77777777" w:rsidR="00BB4243" w:rsidRDefault="00BB4243" w:rsidP="00BB4243">
      <w:r>
        <w:t xml:space="preserve">  uint8_t num = 0;</w:t>
      </w:r>
    </w:p>
    <w:p w14:paraId="7CC8F1A7" w14:textId="77777777" w:rsidR="00BB4243" w:rsidRDefault="00BB4243" w:rsidP="00BB4243"/>
    <w:p w14:paraId="43EB9C0A" w14:textId="77777777" w:rsidR="00BB4243" w:rsidRDefault="00BB4243" w:rsidP="00BB4243">
      <w:r>
        <w:t xml:space="preserve">  while (num == 0) {</w:t>
      </w:r>
    </w:p>
    <w:p w14:paraId="40CDF596" w14:textId="77777777" w:rsidR="00BB4243" w:rsidRDefault="00BB4243" w:rsidP="00BB4243">
      <w:r>
        <w:t xml:space="preserve">    while (! Serial.available());</w:t>
      </w:r>
    </w:p>
    <w:p w14:paraId="3853600C" w14:textId="77777777" w:rsidR="00BB4243" w:rsidRDefault="00BB4243" w:rsidP="00BB4243">
      <w:r>
        <w:t xml:space="preserve">    num = Serial.parseInt();</w:t>
      </w:r>
    </w:p>
    <w:p w14:paraId="71987D0E" w14:textId="77777777" w:rsidR="00BB4243" w:rsidRDefault="00BB4243" w:rsidP="00BB4243">
      <w:r>
        <w:t xml:space="preserve">  }</w:t>
      </w:r>
    </w:p>
    <w:p w14:paraId="020273FB" w14:textId="77777777" w:rsidR="00BB4243" w:rsidRDefault="00BB4243" w:rsidP="00BB4243">
      <w:r>
        <w:t xml:space="preserve">  return num;</w:t>
      </w:r>
    </w:p>
    <w:p w14:paraId="33281B42" w14:textId="77777777" w:rsidR="00BB4243" w:rsidRDefault="00BB4243" w:rsidP="00BB4243">
      <w:r>
        <w:t>}</w:t>
      </w:r>
    </w:p>
    <w:p w14:paraId="24AA79DD" w14:textId="77777777" w:rsidR="00BB4243" w:rsidRDefault="00BB4243" w:rsidP="00BB4243"/>
    <w:p w14:paraId="3B11D752" w14:textId="77777777" w:rsidR="00BB4243" w:rsidRDefault="00BB4243" w:rsidP="00BB4243">
      <w:r>
        <w:t>void loop()                     // run over and over again</w:t>
      </w:r>
    </w:p>
    <w:p w14:paraId="367E3BEE" w14:textId="77777777" w:rsidR="00BB4243" w:rsidRDefault="00BB4243" w:rsidP="00BB4243">
      <w:r>
        <w:t>{</w:t>
      </w:r>
    </w:p>
    <w:p w14:paraId="23CDFCD1" w14:textId="77777777" w:rsidR="00BB4243" w:rsidRDefault="00BB4243" w:rsidP="00BB4243">
      <w:r>
        <w:t xml:space="preserve">  Serial.println("Ready to enroll a fingerprint!");</w:t>
      </w:r>
    </w:p>
    <w:p w14:paraId="3068B239" w14:textId="77777777" w:rsidR="00BB4243" w:rsidRDefault="00BB4243" w:rsidP="00BB4243">
      <w:r>
        <w:t xml:space="preserve">  Serial.println("Please type in the ID # (from 1 to 127) you want to save this finger as...");</w:t>
      </w:r>
    </w:p>
    <w:p w14:paraId="3B89F572" w14:textId="77777777" w:rsidR="00BB4243" w:rsidRDefault="00BB4243" w:rsidP="00BB4243">
      <w:r>
        <w:t xml:space="preserve">  id = readnumber();</w:t>
      </w:r>
    </w:p>
    <w:p w14:paraId="3699EDDB" w14:textId="77777777" w:rsidR="00BB4243" w:rsidRDefault="00BB4243" w:rsidP="00BB4243">
      <w:r>
        <w:t xml:space="preserve">  if (id == 0) {// ID #0 not allowed, try again!</w:t>
      </w:r>
    </w:p>
    <w:p w14:paraId="4A46C36C" w14:textId="77777777" w:rsidR="00BB4243" w:rsidRDefault="00BB4243" w:rsidP="00BB4243">
      <w:r>
        <w:t xml:space="preserve">     return;</w:t>
      </w:r>
    </w:p>
    <w:p w14:paraId="17C3F069" w14:textId="77777777" w:rsidR="00BB4243" w:rsidRDefault="00BB4243" w:rsidP="00BB4243">
      <w:r>
        <w:t xml:space="preserve">  }</w:t>
      </w:r>
    </w:p>
    <w:p w14:paraId="52EAAE61" w14:textId="77777777" w:rsidR="00BB4243" w:rsidRDefault="00BB4243" w:rsidP="00BB4243">
      <w:r>
        <w:t xml:space="preserve">  Serial.print("Enrolling ID #");</w:t>
      </w:r>
    </w:p>
    <w:p w14:paraId="1030AEF6" w14:textId="77777777" w:rsidR="00BB4243" w:rsidRDefault="00BB4243" w:rsidP="00BB4243">
      <w:r>
        <w:t xml:space="preserve">  Serial.println(id);</w:t>
      </w:r>
    </w:p>
    <w:p w14:paraId="36B4C02D" w14:textId="77777777" w:rsidR="00BB4243" w:rsidRDefault="00BB4243" w:rsidP="00BB4243"/>
    <w:p w14:paraId="4F3D49A6" w14:textId="77777777" w:rsidR="00BB4243" w:rsidRDefault="00BB4243" w:rsidP="00BB4243">
      <w:r>
        <w:t xml:space="preserve">  while (!  getFingerprintEnroll() );</w:t>
      </w:r>
    </w:p>
    <w:p w14:paraId="7D3F5432" w14:textId="77777777" w:rsidR="00BB4243" w:rsidRDefault="00BB4243" w:rsidP="00BB4243">
      <w:r>
        <w:t>}</w:t>
      </w:r>
    </w:p>
    <w:p w14:paraId="018DFBC7" w14:textId="77777777" w:rsidR="00BB4243" w:rsidRDefault="00BB4243" w:rsidP="00BB4243"/>
    <w:p w14:paraId="3F00AD47" w14:textId="77777777" w:rsidR="00BB4243" w:rsidRDefault="00BB4243" w:rsidP="00BB4243">
      <w:r>
        <w:t>uint8_t getFingerprintEnroll() {</w:t>
      </w:r>
    </w:p>
    <w:p w14:paraId="1804482D" w14:textId="77777777" w:rsidR="00BB4243" w:rsidRDefault="00BB4243" w:rsidP="00BB4243"/>
    <w:p w14:paraId="77519AF2" w14:textId="77777777" w:rsidR="00BB4243" w:rsidRDefault="00BB4243" w:rsidP="00BB4243">
      <w:r>
        <w:t xml:space="preserve">  int p = -1;</w:t>
      </w:r>
    </w:p>
    <w:p w14:paraId="10B22363" w14:textId="77777777" w:rsidR="00BB4243" w:rsidRDefault="00BB4243" w:rsidP="00BB4243">
      <w:r>
        <w:lastRenderedPageBreak/>
        <w:t xml:space="preserve">  Serial.print("Waiting for valid finger to enroll as #"); Serial.println(id);</w:t>
      </w:r>
    </w:p>
    <w:p w14:paraId="1D044EFB" w14:textId="77777777" w:rsidR="00BB4243" w:rsidRDefault="00BB4243" w:rsidP="00BB4243">
      <w:r>
        <w:t xml:space="preserve">  while (p != FINGERPRINT_OK) {</w:t>
      </w:r>
    </w:p>
    <w:p w14:paraId="4956A7A2" w14:textId="77777777" w:rsidR="00BB4243" w:rsidRDefault="00BB4243" w:rsidP="00BB4243">
      <w:r>
        <w:t xml:space="preserve">    p = finger.getImage();</w:t>
      </w:r>
    </w:p>
    <w:p w14:paraId="1C69D163" w14:textId="77777777" w:rsidR="00BB4243" w:rsidRDefault="00BB4243" w:rsidP="00BB4243">
      <w:r>
        <w:t xml:space="preserve">    switch (p) {</w:t>
      </w:r>
    </w:p>
    <w:p w14:paraId="22928D25" w14:textId="77777777" w:rsidR="00BB4243" w:rsidRDefault="00BB4243" w:rsidP="00BB4243">
      <w:r>
        <w:t xml:space="preserve">    case FINGERPRINT_OK:</w:t>
      </w:r>
    </w:p>
    <w:p w14:paraId="6B3D9789" w14:textId="77777777" w:rsidR="00BB4243" w:rsidRDefault="00BB4243" w:rsidP="00BB4243">
      <w:r>
        <w:t xml:space="preserve">      Serial.println("Image taken");</w:t>
      </w:r>
    </w:p>
    <w:p w14:paraId="34EB4D78" w14:textId="77777777" w:rsidR="00BB4243" w:rsidRDefault="00BB4243" w:rsidP="00BB4243">
      <w:r>
        <w:t xml:space="preserve">      break;</w:t>
      </w:r>
    </w:p>
    <w:p w14:paraId="4207C13F" w14:textId="77777777" w:rsidR="00BB4243" w:rsidRDefault="00BB4243" w:rsidP="00BB4243">
      <w:r>
        <w:t xml:space="preserve">    case FINGERPRINT_NOFINGER:</w:t>
      </w:r>
    </w:p>
    <w:p w14:paraId="3E8D60C2" w14:textId="77777777" w:rsidR="00BB4243" w:rsidRDefault="00BB4243" w:rsidP="00BB4243">
      <w:r>
        <w:t xml:space="preserve">      Serial.println(".");</w:t>
      </w:r>
    </w:p>
    <w:p w14:paraId="50C5C845" w14:textId="77777777" w:rsidR="00BB4243" w:rsidRDefault="00BB4243" w:rsidP="00BB4243">
      <w:r>
        <w:t xml:space="preserve">      break;</w:t>
      </w:r>
    </w:p>
    <w:p w14:paraId="4EA0D815" w14:textId="77777777" w:rsidR="00BB4243" w:rsidRDefault="00BB4243" w:rsidP="00BB4243">
      <w:r>
        <w:t xml:space="preserve">    case FINGERPRINT_PACKETRECIEVEERR:</w:t>
      </w:r>
    </w:p>
    <w:p w14:paraId="0B8E6F61" w14:textId="77777777" w:rsidR="00BB4243" w:rsidRDefault="00BB4243" w:rsidP="00BB4243">
      <w:r>
        <w:t xml:space="preserve">      Serial.println("Communication error");</w:t>
      </w:r>
    </w:p>
    <w:p w14:paraId="7253963B" w14:textId="77777777" w:rsidR="00BB4243" w:rsidRDefault="00BB4243" w:rsidP="00BB4243">
      <w:r>
        <w:t xml:space="preserve">      break;</w:t>
      </w:r>
    </w:p>
    <w:p w14:paraId="0BB745E8" w14:textId="77777777" w:rsidR="00BB4243" w:rsidRDefault="00BB4243" w:rsidP="00BB4243">
      <w:r>
        <w:t xml:space="preserve">    case FINGERPRINT_IMAGEFAIL:</w:t>
      </w:r>
    </w:p>
    <w:p w14:paraId="11017B20" w14:textId="77777777" w:rsidR="00BB4243" w:rsidRDefault="00BB4243" w:rsidP="00BB4243">
      <w:r>
        <w:t xml:space="preserve">      Serial.println("Imaging error");</w:t>
      </w:r>
    </w:p>
    <w:p w14:paraId="00DD23B1" w14:textId="77777777" w:rsidR="00BB4243" w:rsidRDefault="00BB4243" w:rsidP="00BB4243">
      <w:r>
        <w:t xml:space="preserve">      break;</w:t>
      </w:r>
    </w:p>
    <w:p w14:paraId="3EAEDF18" w14:textId="77777777" w:rsidR="00BB4243" w:rsidRDefault="00BB4243" w:rsidP="00BB4243">
      <w:r>
        <w:t xml:space="preserve">    default:</w:t>
      </w:r>
    </w:p>
    <w:p w14:paraId="55B1727C" w14:textId="77777777" w:rsidR="00BB4243" w:rsidRDefault="00BB4243" w:rsidP="00BB4243">
      <w:r>
        <w:t xml:space="preserve">      Serial.println("Unknown error");</w:t>
      </w:r>
    </w:p>
    <w:p w14:paraId="1381F164" w14:textId="77777777" w:rsidR="00BB4243" w:rsidRDefault="00BB4243" w:rsidP="00BB4243">
      <w:r>
        <w:t xml:space="preserve">      break;</w:t>
      </w:r>
    </w:p>
    <w:p w14:paraId="7B1643D8" w14:textId="77777777" w:rsidR="00BB4243" w:rsidRDefault="00BB4243" w:rsidP="00BB4243">
      <w:r>
        <w:t xml:space="preserve">    }</w:t>
      </w:r>
    </w:p>
    <w:p w14:paraId="2035B05A" w14:textId="77777777" w:rsidR="00BB4243" w:rsidRDefault="00BB4243" w:rsidP="00BB4243">
      <w:r>
        <w:t xml:space="preserve">  }</w:t>
      </w:r>
    </w:p>
    <w:p w14:paraId="46BB4257" w14:textId="77777777" w:rsidR="00BB4243" w:rsidRDefault="00BB4243" w:rsidP="00BB4243"/>
    <w:p w14:paraId="18ECCEB0" w14:textId="77777777" w:rsidR="00BB4243" w:rsidRDefault="00BB4243" w:rsidP="00BB4243">
      <w:r>
        <w:t xml:space="preserve">  // OK success!</w:t>
      </w:r>
    </w:p>
    <w:p w14:paraId="4FC1E990" w14:textId="77777777" w:rsidR="00BB4243" w:rsidRDefault="00BB4243" w:rsidP="00BB4243"/>
    <w:p w14:paraId="5D2A18EB" w14:textId="77777777" w:rsidR="00BB4243" w:rsidRDefault="00BB4243" w:rsidP="00BB4243">
      <w:r>
        <w:t xml:space="preserve">  p = finger.image2Tz(1);</w:t>
      </w:r>
    </w:p>
    <w:p w14:paraId="330AE6E2" w14:textId="77777777" w:rsidR="00BB4243" w:rsidRDefault="00BB4243" w:rsidP="00BB4243">
      <w:r>
        <w:t xml:space="preserve">  switch (p) {</w:t>
      </w:r>
    </w:p>
    <w:p w14:paraId="44483B13" w14:textId="77777777" w:rsidR="00BB4243" w:rsidRDefault="00BB4243" w:rsidP="00BB4243">
      <w:r>
        <w:t xml:space="preserve">    case FINGERPRINT_OK:</w:t>
      </w:r>
    </w:p>
    <w:p w14:paraId="220F32FA" w14:textId="77777777" w:rsidR="00BB4243" w:rsidRDefault="00BB4243" w:rsidP="00BB4243">
      <w:r>
        <w:t xml:space="preserve">      Serial.println("Image converted");</w:t>
      </w:r>
    </w:p>
    <w:p w14:paraId="3C2369F3" w14:textId="77777777" w:rsidR="00BB4243" w:rsidRDefault="00BB4243" w:rsidP="00BB4243">
      <w:r>
        <w:t xml:space="preserve">      break;</w:t>
      </w:r>
    </w:p>
    <w:p w14:paraId="35A473E8" w14:textId="77777777" w:rsidR="00BB4243" w:rsidRDefault="00BB4243" w:rsidP="00BB4243">
      <w:r>
        <w:t xml:space="preserve">    case FINGERPRINT_IMAGEMESS:</w:t>
      </w:r>
    </w:p>
    <w:p w14:paraId="00FF62F4" w14:textId="77777777" w:rsidR="00BB4243" w:rsidRDefault="00BB4243" w:rsidP="00BB4243">
      <w:r>
        <w:t xml:space="preserve">      Serial.println("Image too messy");</w:t>
      </w:r>
    </w:p>
    <w:p w14:paraId="6083CBAF" w14:textId="77777777" w:rsidR="00BB4243" w:rsidRDefault="00BB4243" w:rsidP="00BB4243">
      <w:r>
        <w:t xml:space="preserve">      return p;</w:t>
      </w:r>
    </w:p>
    <w:p w14:paraId="3B29D663" w14:textId="77777777" w:rsidR="00BB4243" w:rsidRDefault="00BB4243" w:rsidP="00BB4243">
      <w:r>
        <w:t xml:space="preserve">    case FINGERPRINT_PACKETRECIEVEERR:</w:t>
      </w:r>
    </w:p>
    <w:p w14:paraId="4F1262CA" w14:textId="77777777" w:rsidR="00BB4243" w:rsidRDefault="00BB4243" w:rsidP="00BB4243">
      <w:r>
        <w:t xml:space="preserve">      Serial.println("Communication error");</w:t>
      </w:r>
    </w:p>
    <w:p w14:paraId="0F64BC86" w14:textId="77777777" w:rsidR="00BB4243" w:rsidRDefault="00BB4243" w:rsidP="00BB4243">
      <w:r>
        <w:t xml:space="preserve">      return p;</w:t>
      </w:r>
    </w:p>
    <w:p w14:paraId="26A10BB1" w14:textId="77777777" w:rsidR="00BB4243" w:rsidRDefault="00BB4243" w:rsidP="00BB4243">
      <w:r>
        <w:t xml:space="preserve">    case FINGERPRINT_FEATUREFAIL:</w:t>
      </w:r>
    </w:p>
    <w:p w14:paraId="0B4A42D2" w14:textId="77777777" w:rsidR="00BB4243" w:rsidRDefault="00BB4243" w:rsidP="00BB4243">
      <w:r>
        <w:t xml:space="preserve">      Serial.println("Could not find fingerprint features");</w:t>
      </w:r>
    </w:p>
    <w:p w14:paraId="3AF22AA3" w14:textId="77777777" w:rsidR="00BB4243" w:rsidRDefault="00BB4243" w:rsidP="00BB4243">
      <w:r>
        <w:t xml:space="preserve">      return p;</w:t>
      </w:r>
    </w:p>
    <w:p w14:paraId="775A7977" w14:textId="77777777" w:rsidR="00BB4243" w:rsidRDefault="00BB4243" w:rsidP="00BB4243">
      <w:r>
        <w:t xml:space="preserve">    case FINGERPRINT_INVALIDIMAGE:</w:t>
      </w:r>
    </w:p>
    <w:p w14:paraId="64F2CAA8" w14:textId="77777777" w:rsidR="00BB4243" w:rsidRDefault="00BB4243" w:rsidP="00BB4243">
      <w:r>
        <w:t xml:space="preserve">      Serial.println("Could not find fingerprint features");</w:t>
      </w:r>
    </w:p>
    <w:p w14:paraId="515575C2" w14:textId="77777777" w:rsidR="00BB4243" w:rsidRDefault="00BB4243" w:rsidP="00BB4243">
      <w:r>
        <w:t xml:space="preserve">      return p;</w:t>
      </w:r>
    </w:p>
    <w:p w14:paraId="56936E70" w14:textId="77777777" w:rsidR="00BB4243" w:rsidRDefault="00BB4243" w:rsidP="00BB4243">
      <w:r>
        <w:t xml:space="preserve">    default:</w:t>
      </w:r>
    </w:p>
    <w:p w14:paraId="7100AC28" w14:textId="77777777" w:rsidR="00BB4243" w:rsidRDefault="00BB4243" w:rsidP="00BB4243">
      <w:r>
        <w:t xml:space="preserve">      Serial.println("Unknown error");</w:t>
      </w:r>
    </w:p>
    <w:p w14:paraId="41D962D5" w14:textId="77777777" w:rsidR="00BB4243" w:rsidRDefault="00BB4243" w:rsidP="00BB4243">
      <w:r>
        <w:t xml:space="preserve">      return p;</w:t>
      </w:r>
    </w:p>
    <w:p w14:paraId="4BB15939" w14:textId="77777777" w:rsidR="00BB4243" w:rsidRDefault="00BB4243" w:rsidP="00BB4243">
      <w:r>
        <w:t xml:space="preserve">  }</w:t>
      </w:r>
    </w:p>
    <w:p w14:paraId="6DB8C35C" w14:textId="77777777" w:rsidR="00BB4243" w:rsidRDefault="00BB4243" w:rsidP="00BB4243"/>
    <w:p w14:paraId="642B9096" w14:textId="77777777" w:rsidR="00BB4243" w:rsidRDefault="00BB4243" w:rsidP="00BB4243">
      <w:r>
        <w:lastRenderedPageBreak/>
        <w:t xml:space="preserve">  Serial.println("Remove finger");</w:t>
      </w:r>
    </w:p>
    <w:p w14:paraId="7656C78B" w14:textId="77777777" w:rsidR="00BB4243" w:rsidRDefault="00BB4243" w:rsidP="00BB4243">
      <w:r>
        <w:t xml:space="preserve">  delay(2000);</w:t>
      </w:r>
    </w:p>
    <w:p w14:paraId="7A3225C4" w14:textId="77777777" w:rsidR="00BB4243" w:rsidRDefault="00BB4243" w:rsidP="00BB4243">
      <w:r>
        <w:t xml:space="preserve">  p = 0;</w:t>
      </w:r>
    </w:p>
    <w:p w14:paraId="70DFBD39" w14:textId="77777777" w:rsidR="00BB4243" w:rsidRDefault="00BB4243" w:rsidP="00BB4243">
      <w:r>
        <w:t xml:space="preserve">  while (p != FINGERPRINT_NOFINGER) {</w:t>
      </w:r>
    </w:p>
    <w:p w14:paraId="526B18A2" w14:textId="77777777" w:rsidR="00BB4243" w:rsidRDefault="00BB4243" w:rsidP="00BB4243">
      <w:r>
        <w:t xml:space="preserve">    p = finger.getImage();</w:t>
      </w:r>
    </w:p>
    <w:p w14:paraId="719CF277" w14:textId="77777777" w:rsidR="00BB4243" w:rsidRDefault="00BB4243" w:rsidP="00BB4243">
      <w:r>
        <w:t xml:space="preserve">  }</w:t>
      </w:r>
    </w:p>
    <w:p w14:paraId="2D0EA37C" w14:textId="77777777" w:rsidR="00BB4243" w:rsidRDefault="00BB4243" w:rsidP="00BB4243">
      <w:r>
        <w:t xml:space="preserve">  Serial.print("ID "); Serial.println(id);</w:t>
      </w:r>
    </w:p>
    <w:p w14:paraId="25A2A763" w14:textId="77777777" w:rsidR="00BB4243" w:rsidRDefault="00BB4243" w:rsidP="00BB4243">
      <w:r>
        <w:t xml:space="preserve">  p = -1;</w:t>
      </w:r>
    </w:p>
    <w:p w14:paraId="6BFC448C" w14:textId="77777777" w:rsidR="00BB4243" w:rsidRDefault="00BB4243" w:rsidP="00BB4243">
      <w:r>
        <w:t xml:space="preserve">  Serial.println("Place same finger again");</w:t>
      </w:r>
    </w:p>
    <w:p w14:paraId="47DEA8EB" w14:textId="77777777" w:rsidR="00BB4243" w:rsidRDefault="00BB4243" w:rsidP="00BB4243">
      <w:r>
        <w:t xml:space="preserve">  while (p != FINGERPRINT_OK) {</w:t>
      </w:r>
    </w:p>
    <w:p w14:paraId="4403152A" w14:textId="77777777" w:rsidR="00BB4243" w:rsidRDefault="00BB4243" w:rsidP="00BB4243">
      <w:r>
        <w:t xml:space="preserve">    p = finger.getImage();</w:t>
      </w:r>
    </w:p>
    <w:p w14:paraId="454FC546" w14:textId="77777777" w:rsidR="00BB4243" w:rsidRDefault="00BB4243" w:rsidP="00BB4243">
      <w:r>
        <w:t xml:space="preserve">    switch (p) {</w:t>
      </w:r>
    </w:p>
    <w:p w14:paraId="204FE02E" w14:textId="77777777" w:rsidR="00BB4243" w:rsidRDefault="00BB4243" w:rsidP="00BB4243">
      <w:r>
        <w:t xml:space="preserve">    case FINGERPRINT_OK:</w:t>
      </w:r>
    </w:p>
    <w:p w14:paraId="3357FEB5" w14:textId="77777777" w:rsidR="00BB4243" w:rsidRDefault="00BB4243" w:rsidP="00BB4243">
      <w:r>
        <w:t xml:space="preserve">      Serial.println("Image taken");</w:t>
      </w:r>
    </w:p>
    <w:p w14:paraId="51D32FDB" w14:textId="77777777" w:rsidR="00BB4243" w:rsidRDefault="00BB4243" w:rsidP="00BB4243">
      <w:r>
        <w:t xml:space="preserve">      break;</w:t>
      </w:r>
    </w:p>
    <w:p w14:paraId="2DDFD70D" w14:textId="77777777" w:rsidR="00BB4243" w:rsidRDefault="00BB4243" w:rsidP="00BB4243">
      <w:r>
        <w:t xml:space="preserve">    case FINGERPRINT_NOFINGER:</w:t>
      </w:r>
    </w:p>
    <w:p w14:paraId="7F49D62D" w14:textId="77777777" w:rsidR="00BB4243" w:rsidRDefault="00BB4243" w:rsidP="00BB4243">
      <w:r>
        <w:t xml:space="preserve">      Serial.print(".");</w:t>
      </w:r>
    </w:p>
    <w:p w14:paraId="4EAA6EFD" w14:textId="77777777" w:rsidR="00BB4243" w:rsidRDefault="00BB4243" w:rsidP="00BB4243">
      <w:r>
        <w:t xml:space="preserve">      break;</w:t>
      </w:r>
    </w:p>
    <w:p w14:paraId="7B70B673" w14:textId="77777777" w:rsidR="00BB4243" w:rsidRDefault="00BB4243" w:rsidP="00BB4243">
      <w:r>
        <w:t xml:space="preserve">    case FINGERPRINT_PACKETRECIEVEERR:</w:t>
      </w:r>
    </w:p>
    <w:p w14:paraId="2E14521D" w14:textId="77777777" w:rsidR="00BB4243" w:rsidRDefault="00BB4243" w:rsidP="00BB4243">
      <w:r>
        <w:t xml:space="preserve">      Serial.println("Communication error");</w:t>
      </w:r>
    </w:p>
    <w:p w14:paraId="5C9EF195" w14:textId="77777777" w:rsidR="00BB4243" w:rsidRDefault="00BB4243" w:rsidP="00BB4243">
      <w:r>
        <w:t xml:space="preserve">      break;</w:t>
      </w:r>
    </w:p>
    <w:p w14:paraId="58A6D32B" w14:textId="77777777" w:rsidR="00BB4243" w:rsidRDefault="00BB4243" w:rsidP="00BB4243">
      <w:r>
        <w:t xml:space="preserve">    case FINGERPRINT_IMAGEFAIL:</w:t>
      </w:r>
    </w:p>
    <w:p w14:paraId="130003FF" w14:textId="77777777" w:rsidR="00BB4243" w:rsidRDefault="00BB4243" w:rsidP="00BB4243">
      <w:r>
        <w:t xml:space="preserve">      Serial.println("Imaging error");</w:t>
      </w:r>
    </w:p>
    <w:p w14:paraId="02A60C48" w14:textId="77777777" w:rsidR="00BB4243" w:rsidRDefault="00BB4243" w:rsidP="00BB4243">
      <w:r>
        <w:t xml:space="preserve">      break;</w:t>
      </w:r>
    </w:p>
    <w:p w14:paraId="3731D3F0" w14:textId="77777777" w:rsidR="00BB4243" w:rsidRDefault="00BB4243" w:rsidP="00BB4243">
      <w:r>
        <w:t xml:space="preserve">    default:</w:t>
      </w:r>
    </w:p>
    <w:p w14:paraId="0D9C775C" w14:textId="77777777" w:rsidR="00BB4243" w:rsidRDefault="00BB4243" w:rsidP="00BB4243">
      <w:r>
        <w:t xml:space="preserve">      Serial.println("Unknown error");</w:t>
      </w:r>
    </w:p>
    <w:p w14:paraId="469BAE62" w14:textId="77777777" w:rsidR="00BB4243" w:rsidRDefault="00BB4243" w:rsidP="00BB4243">
      <w:r>
        <w:t xml:space="preserve">      break;</w:t>
      </w:r>
    </w:p>
    <w:p w14:paraId="5D7DB4A6" w14:textId="77777777" w:rsidR="00BB4243" w:rsidRDefault="00BB4243" w:rsidP="00BB4243">
      <w:r>
        <w:t xml:space="preserve">    }</w:t>
      </w:r>
    </w:p>
    <w:p w14:paraId="3A883659" w14:textId="77777777" w:rsidR="00BB4243" w:rsidRDefault="00BB4243" w:rsidP="00BB4243">
      <w:r>
        <w:t xml:space="preserve">  }</w:t>
      </w:r>
    </w:p>
    <w:p w14:paraId="1699B958" w14:textId="77777777" w:rsidR="00BB4243" w:rsidRDefault="00BB4243" w:rsidP="00BB4243"/>
    <w:p w14:paraId="2268239C" w14:textId="77777777" w:rsidR="00BB4243" w:rsidRDefault="00BB4243" w:rsidP="00BB4243">
      <w:r>
        <w:t xml:space="preserve">  // OK success!</w:t>
      </w:r>
    </w:p>
    <w:p w14:paraId="102AEBD2" w14:textId="77777777" w:rsidR="00BB4243" w:rsidRDefault="00BB4243" w:rsidP="00BB4243"/>
    <w:p w14:paraId="59A58A17" w14:textId="77777777" w:rsidR="00BB4243" w:rsidRDefault="00BB4243" w:rsidP="00BB4243">
      <w:r>
        <w:t xml:space="preserve">  p = finger.image2Tz(2);</w:t>
      </w:r>
    </w:p>
    <w:p w14:paraId="3EAF740A" w14:textId="77777777" w:rsidR="00BB4243" w:rsidRDefault="00BB4243" w:rsidP="00BB4243">
      <w:r>
        <w:t xml:space="preserve">  switch (p) {</w:t>
      </w:r>
    </w:p>
    <w:p w14:paraId="6C037BBF" w14:textId="77777777" w:rsidR="00BB4243" w:rsidRDefault="00BB4243" w:rsidP="00BB4243">
      <w:r>
        <w:t xml:space="preserve">    case FINGERPRINT_OK:</w:t>
      </w:r>
    </w:p>
    <w:p w14:paraId="5CAF3F9A" w14:textId="77777777" w:rsidR="00BB4243" w:rsidRDefault="00BB4243" w:rsidP="00BB4243">
      <w:r>
        <w:t xml:space="preserve">      Serial.println("Image converted");</w:t>
      </w:r>
    </w:p>
    <w:p w14:paraId="4A27E278" w14:textId="77777777" w:rsidR="00BB4243" w:rsidRDefault="00BB4243" w:rsidP="00BB4243">
      <w:r>
        <w:t xml:space="preserve">      break;</w:t>
      </w:r>
    </w:p>
    <w:p w14:paraId="7727E22B" w14:textId="77777777" w:rsidR="00BB4243" w:rsidRDefault="00BB4243" w:rsidP="00BB4243">
      <w:r>
        <w:t xml:space="preserve">    case FINGERPRINT_IMAGEMESS:</w:t>
      </w:r>
    </w:p>
    <w:p w14:paraId="501C7DE3" w14:textId="77777777" w:rsidR="00BB4243" w:rsidRDefault="00BB4243" w:rsidP="00BB4243">
      <w:r>
        <w:t xml:space="preserve">      Serial.println("Image too messy");</w:t>
      </w:r>
    </w:p>
    <w:p w14:paraId="70164773" w14:textId="77777777" w:rsidR="00BB4243" w:rsidRDefault="00BB4243" w:rsidP="00BB4243">
      <w:r>
        <w:t xml:space="preserve">      return p;</w:t>
      </w:r>
    </w:p>
    <w:p w14:paraId="21C00CC0" w14:textId="77777777" w:rsidR="00BB4243" w:rsidRDefault="00BB4243" w:rsidP="00BB4243">
      <w:r>
        <w:t xml:space="preserve">    case FINGERPRINT_PACKETRECIEVEERR:</w:t>
      </w:r>
    </w:p>
    <w:p w14:paraId="5FB5F2E5" w14:textId="77777777" w:rsidR="00BB4243" w:rsidRDefault="00BB4243" w:rsidP="00BB4243">
      <w:r>
        <w:t xml:space="preserve">      Serial.println("Communication error");</w:t>
      </w:r>
    </w:p>
    <w:p w14:paraId="62343087" w14:textId="77777777" w:rsidR="00BB4243" w:rsidRDefault="00BB4243" w:rsidP="00BB4243">
      <w:r>
        <w:t xml:space="preserve">      return p;</w:t>
      </w:r>
    </w:p>
    <w:p w14:paraId="0736961F" w14:textId="77777777" w:rsidR="00BB4243" w:rsidRDefault="00BB4243" w:rsidP="00BB4243">
      <w:r>
        <w:t xml:space="preserve">    case FINGERPRINT_FEATUREFAIL:</w:t>
      </w:r>
    </w:p>
    <w:p w14:paraId="5429C607" w14:textId="77777777" w:rsidR="00BB4243" w:rsidRDefault="00BB4243" w:rsidP="00BB4243">
      <w:r>
        <w:t xml:space="preserve">      Serial.println("Could not find fingerprint features");</w:t>
      </w:r>
    </w:p>
    <w:p w14:paraId="619EDF2C" w14:textId="77777777" w:rsidR="00BB4243" w:rsidRDefault="00BB4243" w:rsidP="00BB4243">
      <w:r>
        <w:t xml:space="preserve">      return p;</w:t>
      </w:r>
    </w:p>
    <w:p w14:paraId="26E472A7" w14:textId="77777777" w:rsidR="00BB4243" w:rsidRDefault="00BB4243" w:rsidP="00BB4243">
      <w:r>
        <w:lastRenderedPageBreak/>
        <w:t xml:space="preserve">    case FINGERPRINT_INVALIDIMAGE:</w:t>
      </w:r>
    </w:p>
    <w:p w14:paraId="250F3814" w14:textId="77777777" w:rsidR="00BB4243" w:rsidRDefault="00BB4243" w:rsidP="00BB4243">
      <w:r>
        <w:t xml:space="preserve">      Serial.println("Could not find fingerprint features");</w:t>
      </w:r>
    </w:p>
    <w:p w14:paraId="53E70EB6" w14:textId="77777777" w:rsidR="00BB4243" w:rsidRDefault="00BB4243" w:rsidP="00BB4243">
      <w:r>
        <w:t xml:space="preserve">      return p;</w:t>
      </w:r>
    </w:p>
    <w:p w14:paraId="622C45D7" w14:textId="77777777" w:rsidR="00BB4243" w:rsidRDefault="00BB4243" w:rsidP="00BB4243">
      <w:r>
        <w:t xml:space="preserve">    default:</w:t>
      </w:r>
    </w:p>
    <w:p w14:paraId="57802E42" w14:textId="77777777" w:rsidR="00BB4243" w:rsidRDefault="00BB4243" w:rsidP="00BB4243">
      <w:r>
        <w:t xml:space="preserve">      Serial.println("Unknown error");</w:t>
      </w:r>
    </w:p>
    <w:p w14:paraId="6B7B7C0E" w14:textId="77777777" w:rsidR="00BB4243" w:rsidRDefault="00BB4243" w:rsidP="00BB4243">
      <w:r>
        <w:t xml:space="preserve">      return p;</w:t>
      </w:r>
    </w:p>
    <w:p w14:paraId="7B531C5E" w14:textId="77777777" w:rsidR="00BB4243" w:rsidRDefault="00BB4243" w:rsidP="00BB4243">
      <w:r>
        <w:t xml:space="preserve">  }</w:t>
      </w:r>
    </w:p>
    <w:p w14:paraId="3E7448F2" w14:textId="77777777" w:rsidR="00BB4243" w:rsidRDefault="00BB4243" w:rsidP="00BB4243"/>
    <w:p w14:paraId="0E1F3D11" w14:textId="77777777" w:rsidR="00BB4243" w:rsidRDefault="00BB4243" w:rsidP="00BB4243">
      <w:r>
        <w:t xml:space="preserve">  // OK converted!</w:t>
      </w:r>
    </w:p>
    <w:p w14:paraId="5F765DC9" w14:textId="77777777" w:rsidR="00BB4243" w:rsidRDefault="00BB4243" w:rsidP="00BB4243">
      <w:r>
        <w:t xml:space="preserve">  Serial.print("Creating model for #");  Serial.println(id);</w:t>
      </w:r>
    </w:p>
    <w:p w14:paraId="5AF8D317" w14:textId="77777777" w:rsidR="00BB4243" w:rsidRDefault="00BB4243" w:rsidP="00BB4243"/>
    <w:p w14:paraId="16C708DA" w14:textId="77777777" w:rsidR="00BB4243" w:rsidRDefault="00BB4243" w:rsidP="00BB4243">
      <w:r>
        <w:t xml:space="preserve">  p = finger.createModel();</w:t>
      </w:r>
    </w:p>
    <w:p w14:paraId="6CAB5175" w14:textId="77777777" w:rsidR="00BB4243" w:rsidRDefault="00BB4243" w:rsidP="00BB4243">
      <w:r>
        <w:t xml:space="preserve">  if (p == FINGERPRINT_OK) {</w:t>
      </w:r>
    </w:p>
    <w:p w14:paraId="0360F38A" w14:textId="77777777" w:rsidR="00BB4243" w:rsidRDefault="00BB4243" w:rsidP="00BB4243">
      <w:r>
        <w:t xml:space="preserve">    Serial.println("Prints matched!");</w:t>
      </w:r>
    </w:p>
    <w:p w14:paraId="396B9654" w14:textId="77777777" w:rsidR="00BB4243" w:rsidRDefault="00BB4243" w:rsidP="00BB4243">
      <w:r>
        <w:t xml:space="preserve">  } else if (p == FINGERPRINT_PACKETRECIEVEERR) {</w:t>
      </w:r>
    </w:p>
    <w:p w14:paraId="6F72D9E6" w14:textId="77777777" w:rsidR="00BB4243" w:rsidRDefault="00BB4243" w:rsidP="00BB4243">
      <w:r>
        <w:t xml:space="preserve">    Serial.println("Communication error");</w:t>
      </w:r>
    </w:p>
    <w:p w14:paraId="241E2E0A" w14:textId="77777777" w:rsidR="00BB4243" w:rsidRDefault="00BB4243" w:rsidP="00BB4243">
      <w:r>
        <w:t xml:space="preserve">    return p;</w:t>
      </w:r>
    </w:p>
    <w:p w14:paraId="34D8F53F" w14:textId="77777777" w:rsidR="00BB4243" w:rsidRDefault="00BB4243" w:rsidP="00BB4243">
      <w:r>
        <w:t xml:space="preserve">  } else if (p == FINGERPRINT_ENROLLMISMATCH) {</w:t>
      </w:r>
    </w:p>
    <w:p w14:paraId="024553E6" w14:textId="77777777" w:rsidR="00BB4243" w:rsidRDefault="00BB4243" w:rsidP="00BB4243">
      <w:r>
        <w:t xml:space="preserve">    Serial.println("Fingerprints did not match");</w:t>
      </w:r>
    </w:p>
    <w:p w14:paraId="38B04225" w14:textId="77777777" w:rsidR="00BB4243" w:rsidRDefault="00BB4243" w:rsidP="00BB4243">
      <w:r>
        <w:t xml:space="preserve">    return p;</w:t>
      </w:r>
    </w:p>
    <w:p w14:paraId="5CE669FF" w14:textId="77777777" w:rsidR="00BB4243" w:rsidRDefault="00BB4243" w:rsidP="00BB4243">
      <w:r>
        <w:t xml:space="preserve">  } else {</w:t>
      </w:r>
    </w:p>
    <w:p w14:paraId="0E7D4357" w14:textId="77777777" w:rsidR="00BB4243" w:rsidRDefault="00BB4243" w:rsidP="00BB4243">
      <w:r>
        <w:t xml:space="preserve">    Serial.println("Unknown error");</w:t>
      </w:r>
    </w:p>
    <w:p w14:paraId="768D2310" w14:textId="77777777" w:rsidR="00BB4243" w:rsidRDefault="00BB4243" w:rsidP="00BB4243">
      <w:r>
        <w:t xml:space="preserve">    return p;</w:t>
      </w:r>
    </w:p>
    <w:p w14:paraId="1F872170" w14:textId="77777777" w:rsidR="00BB4243" w:rsidRDefault="00BB4243" w:rsidP="00BB4243">
      <w:r>
        <w:t xml:space="preserve">  }</w:t>
      </w:r>
    </w:p>
    <w:p w14:paraId="1E1A8CA6" w14:textId="77777777" w:rsidR="00BB4243" w:rsidRDefault="00BB4243" w:rsidP="00BB4243"/>
    <w:p w14:paraId="7B92704D" w14:textId="77777777" w:rsidR="00BB4243" w:rsidRDefault="00BB4243" w:rsidP="00BB4243">
      <w:r>
        <w:t xml:space="preserve">  Serial.print("ID "); Serial.println(id);</w:t>
      </w:r>
    </w:p>
    <w:p w14:paraId="3BEB3C6C" w14:textId="77777777" w:rsidR="00BB4243" w:rsidRDefault="00BB4243" w:rsidP="00BB4243">
      <w:r>
        <w:t xml:space="preserve">  p = finger.storeModel(id);</w:t>
      </w:r>
    </w:p>
    <w:p w14:paraId="4A79DE37" w14:textId="77777777" w:rsidR="00BB4243" w:rsidRDefault="00BB4243" w:rsidP="00BB4243">
      <w:r>
        <w:t xml:space="preserve">  if (p == FINGERPRINT_OK) {</w:t>
      </w:r>
    </w:p>
    <w:p w14:paraId="404EBBCC" w14:textId="77777777" w:rsidR="00BB4243" w:rsidRDefault="00BB4243" w:rsidP="00BB4243">
      <w:r>
        <w:t xml:space="preserve">    Serial.println("Stored!");</w:t>
      </w:r>
    </w:p>
    <w:p w14:paraId="27875674" w14:textId="77777777" w:rsidR="00BB4243" w:rsidRDefault="00BB4243" w:rsidP="00BB4243">
      <w:r>
        <w:t xml:space="preserve">  } else if (p == FINGERPRINT_PACKETRECIEVEERR) {</w:t>
      </w:r>
    </w:p>
    <w:p w14:paraId="0E0C75B6" w14:textId="77777777" w:rsidR="00BB4243" w:rsidRDefault="00BB4243" w:rsidP="00BB4243">
      <w:r>
        <w:t xml:space="preserve">    Serial.println("Communication error");</w:t>
      </w:r>
    </w:p>
    <w:p w14:paraId="0F0C8B3B" w14:textId="77777777" w:rsidR="00BB4243" w:rsidRDefault="00BB4243" w:rsidP="00BB4243">
      <w:r>
        <w:t xml:space="preserve">    return p;</w:t>
      </w:r>
    </w:p>
    <w:p w14:paraId="6F460E2D" w14:textId="77777777" w:rsidR="00BB4243" w:rsidRDefault="00BB4243" w:rsidP="00BB4243">
      <w:r>
        <w:t xml:space="preserve">  } else if (p == FINGERPRINT_BADLOCATION) {</w:t>
      </w:r>
    </w:p>
    <w:p w14:paraId="6D9AD9F1" w14:textId="77777777" w:rsidR="00BB4243" w:rsidRDefault="00BB4243" w:rsidP="00BB4243">
      <w:r>
        <w:t xml:space="preserve">    Serial.println("Could not store in that location");</w:t>
      </w:r>
    </w:p>
    <w:p w14:paraId="68A7EDA8" w14:textId="77777777" w:rsidR="00BB4243" w:rsidRDefault="00BB4243" w:rsidP="00BB4243">
      <w:r>
        <w:t xml:space="preserve">    return p;</w:t>
      </w:r>
    </w:p>
    <w:p w14:paraId="0D5530A8" w14:textId="77777777" w:rsidR="00BB4243" w:rsidRDefault="00BB4243" w:rsidP="00BB4243">
      <w:r>
        <w:t xml:space="preserve">  } else if (p == FINGERPRINT_FLASHERR) {</w:t>
      </w:r>
    </w:p>
    <w:p w14:paraId="183862B8" w14:textId="77777777" w:rsidR="00BB4243" w:rsidRDefault="00BB4243" w:rsidP="00BB4243">
      <w:r>
        <w:t xml:space="preserve">    Serial.println("Error writing to flash");</w:t>
      </w:r>
    </w:p>
    <w:p w14:paraId="462FDD79" w14:textId="77777777" w:rsidR="00BB4243" w:rsidRDefault="00BB4243" w:rsidP="00BB4243">
      <w:r>
        <w:t xml:space="preserve">    return p;</w:t>
      </w:r>
    </w:p>
    <w:p w14:paraId="35504060" w14:textId="77777777" w:rsidR="00BB4243" w:rsidRDefault="00BB4243" w:rsidP="00BB4243">
      <w:r>
        <w:t xml:space="preserve">  } else {</w:t>
      </w:r>
    </w:p>
    <w:p w14:paraId="62C27F69" w14:textId="77777777" w:rsidR="00BB4243" w:rsidRDefault="00BB4243" w:rsidP="00BB4243">
      <w:r>
        <w:t xml:space="preserve">    Serial.println("Unknown error");</w:t>
      </w:r>
    </w:p>
    <w:p w14:paraId="5A9EC57F" w14:textId="77777777" w:rsidR="00BB4243" w:rsidRDefault="00BB4243" w:rsidP="00BB4243">
      <w:r>
        <w:t xml:space="preserve">    return p;</w:t>
      </w:r>
    </w:p>
    <w:p w14:paraId="180B77A0" w14:textId="77777777" w:rsidR="00BB4243" w:rsidRDefault="00BB4243" w:rsidP="00BB4243">
      <w:r>
        <w:t xml:space="preserve">  }</w:t>
      </w:r>
    </w:p>
    <w:p w14:paraId="0AF8EA7A" w14:textId="77777777" w:rsidR="00BB4243" w:rsidRDefault="00BB4243" w:rsidP="00BB4243"/>
    <w:p w14:paraId="0A480A63" w14:textId="77777777" w:rsidR="00BB4243" w:rsidRDefault="00BB4243" w:rsidP="00BB4243">
      <w:r>
        <w:t xml:space="preserve">  return true;</w:t>
      </w:r>
    </w:p>
    <w:p w14:paraId="3D73B4DC" w14:textId="4423EBAD" w:rsidR="00BB4243" w:rsidRDefault="00BB4243" w:rsidP="00BB4243">
      <w:r>
        <w:t>}</w:t>
      </w:r>
    </w:p>
    <w:p w14:paraId="311532A7" w14:textId="1544EC3D" w:rsidR="00BB4243" w:rsidRDefault="00BB4243" w:rsidP="00BB4243"/>
    <w:p w14:paraId="42DF42C7" w14:textId="77777777" w:rsidR="00BB4243" w:rsidRDefault="00BB4243" w:rsidP="00BB4243">
      <w:pPr>
        <w:pStyle w:val="NormalWeb"/>
        <w:shd w:val="clear" w:color="auto" w:fill="FFFFFF"/>
        <w:spacing w:before="0" w:beforeAutospacing="0"/>
        <w:textAlignment w:val="baseline"/>
        <w:rPr>
          <w:rFonts w:ascii="Arial" w:hAnsi="Arial" w:cs="Arial"/>
          <w:color w:val="333333"/>
        </w:rPr>
      </w:pPr>
      <w:r>
        <w:rPr>
          <w:rFonts w:ascii="Arial" w:hAnsi="Arial" w:cs="Arial"/>
          <w:color w:val="333333"/>
        </w:rPr>
        <w:lastRenderedPageBreak/>
        <w:t>Mở Serial Monitor để xem tin nhắn.</w:t>
      </w:r>
    </w:p>
    <w:p w14:paraId="0A11A370" w14:textId="35985FC6" w:rsidR="00BB4243" w:rsidRDefault="00BB4243" w:rsidP="00BB4243">
      <w:pPr>
        <w:pStyle w:val="NormalWeb"/>
        <w:shd w:val="clear" w:color="auto" w:fill="FFFFFF"/>
        <w:spacing w:before="0" w:beforeAutospacing="0" w:after="0"/>
        <w:textAlignment w:val="baseline"/>
        <w:rPr>
          <w:rFonts w:ascii="Arial" w:hAnsi="Arial" w:cs="Arial"/>
          <w:color w:val="333333"/>
        </w:rPr>
      </w:pPr>
      <w:r>
        <w:rPr>
          <w:rFonts w:ascii="inherit" w:hAnsi="inherit" w:cs="Arial"/>
          <w:noProof/>
          <w:color w:val="0000FF"/>
          <w:bdr w:val="none" w:sz="0" w:space="0" w:color="auto" w:frame="1"/>
        </w:rPr>
        <w:drawing>
          <wp:inline distT="0" distB="0" distL="0" distR="0" wp14:anchorId="4A7DB025" wp14:editId="6B0B8FCB">
            <wp:extent cx="5584190" cy="2849245"/>
            <wp:effectExtent l="0" t="0" r="0" b="8255"/>
            <wp:docPr id="21" name="Picture 21">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4190" cy="2849245"/>
                    </a:xfrm>
                    <a:prstGeom prst="rect">
                      <a:avLst/>
                    </a:prstGeom>
                    <a:noFill/>
                    <a:ln>
                      <a:noFill/>
                    </a:ln>
                  </pic:spPr>
                </pic:pic>
              </a:graphicData>
            </a:graphic>
          </wp:inline>
        </w:drawing>
      </w:r>
    </w:p>
    <w:p w14:paraId="619AC2F6" w14:textId="40DC2376" w:rsidR="00BB4243" w:rsidRDefault="00BB4243" w:rsidP="00BB4243">
      <w:pPr>
        <w:pStyle w:val="NormalWeb"/>
        <w:shd w:val="clear" w:color="auto" w:fill="FFFFFF"/>
        <w:spacing w:before="0" w:beforeAutospacing="0" w:after="0" w:afterAutospacing="0"/>
        <w:textAlignment w:val="baseline"/>
        <w:rPr>
          <w:bdr w:val="none" w:sz="0" w:space="0" w:color="auto" w:frame="1"/>
        </w:rPr>
      </w:pPr>
      <w:r>
        <w:rPr>
          <w:rFonts w:ascii="Arial" w:hAnsi="Arial" w:cs="Arial"/>
          <w:color w:val="333333"/>
        </w:rPr>
        <w:br/>
      </w:r>
    </w:p>
    <w:p w14:paraId="0936552D" w14:textId="77777777" w:rsidR="00BB4243" w:rsidRDefault="00BB4243" w:rsidP="00BB4243">
      <w:pPr>
        <w:pStyle w:val="Heading3"/>
        <w:shd w:val="clear" w:color="auto" w:fill="FFFFFF"/>
        <w:spacing w:before="0"/>
        <w:textAlignment w:val="baseline"/>
        <w:rPr>
          <w:rFonts w:ascii="Arial" w:hAnsi="Arial" w:cs="Arial"/>
          <w:sz w:val="31"/>
          <w:szCs w:val="31"/>
          <w:bdr w:val="none" w:sz="0" w:space="0" w:color="auto" w:frame="1"/>
        </w:rPr>
      </w:pPr>
      <w:r>
        <w:rPr>
          <w:rFonts w:ascii="inherit" w:hAnsi="inherit" w:cs="Arial"/>
          <w:color w:val="008000"/>
          <w:sz w:val="30"/>
          <w:szCs w:val="30"/>
          <w:bdr w:val="none" w:sz="0" w:space="0" w:color="auto" w:frame="1"/>
        </w:rPr>
        <w:t>Mã nguồn hệ thống khóa cửa vân tay</w:t>
      </w:r>
    </w:p>
    <w:p w14:paraId="6D3F7F67" w14:textId="77777777" w:rsidR="00BB4243" w:rsidRDefault="00BB4243" w:rsidP="00BB4243">
      <w:r>
        <w:t>#include &lt;Adafruit_Fingerprint.h&gt;</w:t>
      </w:r>
    </w:p>
    <w:p w14:paraId="38078A87" w14:textId="77777777" w:rsidR="00BB4243" w:rsidRDefault="00BB4243" w:rsidP="00BB4243">
      <w:r>
        <w:t xml:space="preserve">#include &lt;Wire.h&gt; </w:t>
      </w:r>
    </w:p>
    <w:p w14:paraId="145A3D7B" w14:textId="77777777" w:rsidR="00BB4243" w:rsidRDefault="00BB4243" w:rsidP="00BB4243">
      <w:r>
        <w:t>#include &lt;LiquidCrystal_I2C.h&gt;</w:t>
      </w:r>
    </w:p>
    <w:p w14:paraId="64F54264" w14:textId="77777777" w:rsidR="00BB4243" w:rsidRDefault="00BB4243" w:rsidP="00BB4243">
      <w:r>
        <w:t>SoftwareSerial mySerial(2, 3); //Serial Communications</w:t>
      </w:r>
    </w:p>
    <w:p w14:paraId="3000E4B3" w14:textId="77777777" w:rsidR="00BB4243" w:rsidRDefault="00BB4243" w:rsidP="00BB4243"/>
    <w:p w14:paraId="2D526FDC" w14:textId="77777777" w:rsidR="00BB4243" w:rsidRDefault="00BB4243" w:rsidP="00BB4243"/>
    <w:p w14:paraId="4E9A13AD" w14:textId="77777777" w:rsidR="00BB4243" w:rsidRDefault="00BB4243" w:rsidP="00BB4243">
      <w:r>
        <w:t>LiquidCrystal_I2C lcd(0x27, 16, 2);</w:t>
      </w:r>
    </w:p>
    <w:p w14:paraId="07F1BC00" w14:textId="77777777" w:rsidR="00BB4243" w:rsidRDefault="00BB4243" w:rsidP="00BB4243"/>
    <w:p w14:paraId="5FC611E8" w14:textId="77777777" w:rsidR="00BB4243" w:rsidRDefault="00BB4243" w:rsidP="00BB4243"/>
    <w:p w14:paraId="4CA9DD2D" w14:textId="77777777" w:rsidR="00BB4243" w:rsidRDefault="00BB4243" w:rsidP="00BB4243">
      <w:r>
        <w:t>Adafruit_Fingerprint finger = Adafruit_Fingerprint(&amp;mySerial);</w:t>
      </w:r>
    </w:p>
    <w:p w14:paraId="2B96F6C5" w14:textId="77777777" w:rsidR="00BB4243" w:rsidRDefault="00BB4243" w:rsidP="00BB4243"/>
    <w:p w14:paraId="59859ADD" w14:textId="77777777" w:rsidR="00BB4243" w:rsidRDefault="00BB4243" w:rsidP="00BB4243">
      <w:r>
        <w:t>#define Relay 4</w:t>
      </w:r>
    </w:p>
    <w:p w14:paraId="7592EC12" w14:textId="77777777" w:rsidR="00BB4243" w:rsidRDefault="00BB4243" w:rsidP="00BB4243"/>
    <w:p w14:paraId="20775BF0" w14:textId="77777777" w:rsidR="00BB4243" w:rsidRDefault="00BB4243" w:rsidP="00BB4243">
      <w:r>
        <w:t>void setup()</w:t>
      </w:r>
    </w:p>
    <w:p w14:paraId="1E0EC129" w14:textId="77777777" w:rsidR="00BB4243" w:rsidRDefault="00BB4243" w:rsidP="00BB4243">
      <w:r>
        <w:t>{</w:t>
      </w:r>
    </w:p>
    <w:p w14:paraId="3714F37F" w14:textId="77777777" w:rsidR="00BB4243" w:rsidRDefault="00BB4243" w:rsidP="00BB4243">
      <w:r>
        <w:t xml:space="preserve">  lcd.init();</w:t>
      </w:r>
    </w:p>
    <w:p w14:paraId="39CE326B" w14:textId="77777777" w:rsidR="00BB4243" w:rsidRDefault="00BB4243" w:rsidP="00BB4243">
      <w:r>
        <w:t xml:space="preserve">  lcd.backlight();</w:t>
      </w:r>
    </w:p>
    <w:p w14:paraId="36710033" w14:textId="77777777" w:rsidR="00BB4243" w:rsidRDefault="00BB4243" w:rsidP="00BB4243">
      <w:r>
        <w:t xml:space="preserve">  </w:t>
      </w:r>
    </w:p>
    <w:p w14:paraId="28216963" w14:textId="77777777" w:rsidR="00BB4243" w:rsidRDefault="00BB4243" w:rsidP="00BB4243">
      <w:r>
        <w:t xml:space="preserve">  finger.begin(57600);</w:t>
      </w:r>
    </w:p>
    <w:p w14:paraId="24D4D209" w14:textId="77777777" w:rsidR="00BB4243" w:rsidRDefault="00BB4243" w:rsidP="00BB4243">
      <w:r>
        <w:t xml:space="preserve">  pinMode(Relay, OUTPUT);</w:t>
      </w:r>
    </w:p>
    <w:p w14:paraId="138A594C" w14:textId="77777777" w:rsidR="00BB4243" w:rsidRDefault="00BB4243" w:rsidP="00BB4243">
      <w:r>
        <w:t xml:space="preserve">  digitalWrite(Relay, LOW);</w:t>
      </w:r>
    </w:p>
    <w:p w14:paraId="3D906AA9" w14:textId="77777777" w:rsidR="00BB4243" w:rsidRDefault="00BB4243" w:rsidP="00BB4243">
      <w:r>
        <w:t xml:space="preserve">  delay(5);</w:t>
      </w:r>
    </w:p>
    <w:p w14:paraId="6858BC1E" w14:textId="77777777" w:rsidR="00BB4243" w:rsidRDefault="00BB4243" w:rsidP="00BB4243">
      <w:r>
        <w:t xml:space="preserve">  </w:t>
      </w:r>
    </w:p>
    <w:p w14:paraId="2F35CC3A" w14:textId="77777777" w:rsidR="00BB4243" w:rsidRDefault="00BB4243" w:rsidP="00BB4243">
      <w:r>
        <w:t xml:space="preserve">  if (finger.verifyPassword()) {</w:t>
      </w:r>
    </w:p>
    <w:p w14:paraId="3DE8942D" w14:textId="77777777" w:rsidR="00BB4243" w:rsidRDefault="00BB4243" w:rsidP="00BB4243">
      <w:r>
        <w:t xml:space="preserve">    </w:t>
      </w:r>
    </w:p>
    <w:p w14:paraId="1E896AA6" w14:textId="77777777" w:rsidR="00BB4243" w:rsidRDefault="00BB4243" w:rsidP="00BB4243">
      <w:r>
        <w:t xml:space="preserve">    lcd.setCursor(0,0);</w:t>
      </w:r>
    </w:p>
    <w:p w14:paraId="18CD3627" w14:textId="77777777" w:rsidR="00BB4243" w:rsidRDefault="00BB4243" w:rsidP="00BB4243">
      <w:r>
        <w:lastRenderedPageBreak/>
        <w:t xml:space="preserve">     lcd.print("  Finger Print ");</w:t>
      </w:r>
    </w:p>
    <w:p w14:paraId="13A33376" w14:textId="77777777" w:rsidR="00BB4243" w:rsidRDefault="00BB4243" w:rsidP="00BB4243">
      <w:r>
        <w:t xml:space="preserve">    lcd.setCursor(0, 1);</w:t>
      </w:r>
    </w:p>
    <w:p w14:paraId="76F9FFAB" w14:textId="77777777" w:rsidR="00BB4243" w:rsidRDefault="00BB4243" w:rsidP="00BB4243">
      <w:r>
        <w:t xml:space="preserve">    lcd.print("Sensor Connected");</w:t>
      </w:r>
    </w:p>
    <w:p w14:paraId="6FD24019" w14:textId="77777777" w:rsidR="00BB4243" w:rsidRDefault="00BB4243" w:rsidP="00BB4243">
      <w:r>
        <w:t xml:space="preserve">    delay (3000);</w:t>
      </w:r>
    </w:p>
    <w:p w14:paraId="6FF1FE62" w14:textId="77777777" w:rsidR="00BB4243" w:rsidRDefault="00BB4243" w:rsidP="00BB4243">
      <w:r>
        <w:t xml:space="preserve">    </w:t>
      </w:r>
    </w:p>
    <w:p w14:paraId="31B8E6D2" w14:textId="77777777" w:rsidR="00BB4243" w:rsidRDefault="00BB4243" w:rsidP="00BB4243">
      <w:r>
        <w:t xml:space="preserve">  } else {</w:t>
      </w:r>
    </w:p>
    <w:p w14:paraId="1D7BCB73" w14:textId="77777777" w:rsidR="00BB4243" w:rsidRDefault="00BB4243" w:rsidP="00BB4243">
      <w:r>
        <w:t xml:space="preserve">    lcd.setCursor(0,0);</w:t>
      </w:r>
    </w:p>
    <w:p w14:paraId="3138C75B" w14:textId="77777777" w:rsidR="00BB4243" w:rsidRDefault="00BB4243" w:rsidP="00BB4243">
      <w:r>
        <w:t xml:space="preserve">    lcd.print("Unable to found   ");</w:t>
      </w:r>
    </w:p>
    <w:p w14:paraId="6A44B9F5" w14:textId="77777777" w:rsidR="00BB4243" w:rsidRDefault="00BB4243" w:rsidP="00BB4243">
      <w:r>
        <w:t xml:space="preserve">    lcd.setCursor(0,1);</w:t>
      </w:r>
    </w:p>
    <w:p w14:paraId="699EEC47" w14:textId="77777777" w:rsidR="00BB4243" w:rsidRDefault="00BB4243" w:rsidP="00BB4243">
      <w:r>
        <w:t xml:space="preserve">    lcd.print("Sensor");</w:t>
      </w:r>
    </w:p>
    <w:p w14:paraId="10DB5ECD" w14:textId="77777777" w:rsidR="00BB4243" w:rsidRDefault="00BB4243" w:rsidP="00BB4243">
      <w:r>
        <w:t xml:space="preserve">    delay(2000);</w:t>
      </w:r>
    </w:p>
    <w:p w14:paraId="4AD08D61" w14:textId="77777777" w:rsidR="00BB4243" w:rsidRDefault="00BB4243" w:rsidP="00BB4243">
      <w:r>
        <w:t xml:space="preserve">    </w:t>
      </w:r>
    </w:p>
    <w:p w14:paraId="3DCC90D7" w14:textId="77777777" w:rsidR="00BB4243" w:rsidRDefault="00BB4243" w:rsidP="00BB4243">
      <w:r>
        <w:t xml:space="preserve">      lcd.setCursor(0, 0);</w:t>
      </w:r>
    </w:p>
    <w:p w14:paraId="6BDD5056" w14:textId="77777777" w:rsidR="00BB4243" w:rsidRDefault="00BB4243" w:rsidP="00BB4243">
      <w:r>
        <w:t xml:space="preserve">    lcd.print("Please Check    ");</w:t>
      </w:r>
    </w:p>
    <w:p w14:paraId="245FD0FB" w14:textId="77777777" w:rsidR="00BB4243" w:rsidRDefault="00BB4243" w:rsidP="00BB4243">
      <w:r>
        <w:t xml:space="preserve">    lcd.setCursor(0,1);</w:t>
      </w:r>
    </w:p>
    <w:p w14:paraId="0AE0E9A7" w14:textId="77777777" w:rsidR="00BB4243" w:rsidRDefault="00BB4243" w:rsidP="00BB4243">
      <w:r>
        <w:t xml:space="preserve">    lcd.print("  Sensor Wiring ");</w:t>
      </w:r>
    </w:p>
    <w:p w14:paraId="7170758B" w14:textId="77777777" w:rsidR="00BB4243" w:rsidRDefault="00BB4243" w:rsidP="00BB4243">
      <w:r>
        <w:t xml:space="preserve">    while (1) { </w:t>
      </w:r>
    </w:p>
    <w:p w14:paraId="025A5973" w14:textId="77777777" w:rsidR="00BB4243" w:rsidRDefault="00BB4243" w:rsidP="00BB4243">
      <w:r>
        <w:t xml:space="preserve">    delay(1); }</w:t>
      </w:r>
    </w:p>
    <w:p w14:paraId="5F263F4E" w14:textId="77777777" w:rsidR="00BB4243" w:rsidRDefault="00BB4243" w:rsidP="00BB4243">
      <w:r>
        <w:t xml:space="preserve">  }</w:t>
      </w:r>
    </w:p>
    <w:p w14:paraId="59578BD2" w14:textId="77777777" w:rsidR="00BB4243" w:rsidRDefault="00BB4243" w:rsidP="00BB4243"/>
    <w:p w14:paraId="0E9BEB22" w14:textId="77777777" w:rsidR="00BB4243" w:rsidRDefault="00BB4243" w:rsidP="00BB4243">
      <w:r>
        <w:t xml:space="preserve">  </w:t>
      </w:r>
    </w:p>
    <w:p w14:paraId="0E9823CA" w14:textId="77777777" w:rsidR="00BB4243" w:rsidRDefault="00BB4243" w:rsidP="00BB4243">
      <w:r>
        <w:t>}</w:t>
      </w:r>
    </w:p>
    <w:p w14:paraId="7DA1A4D7" w14:textId="77777777" w:rsidR="00BB4243" w:rsidRDefault="00BB4243" w:rsidP="00BB4243"/>
    <w:p w14:paraId="3D3DCF9B" w14:textId="77777777" w:rsidR="00BB4243" w:rsidRDefault="00BB4243" w:rsidP="00BB4243">
      <w:r>
        <w:t xml:space="preserve">void loop()  </w:t>
      </w:r>
    </w:p>
    <w:p w14:paraId="07523EC2" w14:textId="77777777" w:rsidR="00BB4243" w:rsidRDefault="00BB4243" w:rsidP="00BB4243">
      <w:r>
        <w:t>{</w:t>
      </w:r>
    </w:p>
    <w:p w14:paraId="793E5CF5" w14:textId="77777777" w:rsidR="00BB4243" w:rsidRDefault="00BB4243" w:rsidP="00BB4243">
      <w:r>
        <w:t xml:space="preserve">  lcd.setCursor(0,0);</w:t>
      </w:r>
    </w:p>
    <w:p w14:paraId="688123F4" w14:textId="77777777" w:rsidR="00BB4243" w:rsidRDefault="00BB4243" w:rsidP="00BB4243">
      <w:r>
        <w:t xml:space="preserve">  lcd.print("Place finger...");</w:t>
      </w:r>
    </w:p>
    <w:p w14:paraId="3D4D38B5" w14:textId="77777777" w:rsidR="00BB4243" w:rsidRDefault="00BB4243" w:rsidP="00BB4243">
      <w:r>
        <w:t xml:space="preserve">  lcd.setCursor(0,1);</w:t>
      </w:r>
    </w:p>
    <w:p w14:paraId="56855543" w14:textId="77777777" w:rsidR="00BB4243" w:rsidRDefault="00BB4243" w:rsidP="00BB4243">
      <w:r>
        <w:t xml:space="preserve">  lcd.print("   start scan    ");</w:t>
      </w:r>
    </w:p>
    <w:p w14:paraId="5424DF8D" w14:textId="77777777" w:rsidR="00BB4243" w:rsidRDefault="00BB4243" w:rsidP="00BB4243">
      <w:r>
        <w:t xml:space="preserve">  getFingerprintID();</w:t>
      </w:r>
    </w:p>
    <w:p w14:paraId="25A119DD" w14:textId="77777777" w:rsidR="00BB4243" w:rsidRDefault="00BB4243" w:rsidP="00BB4243">
      <w:r>
        <w:t xml:space="preserve">  delay(50);            //don't ned to run this at full speed.</w:t>
      </w:r>
    </w:p>
    <w:p w14:paraId="3069ED81" w14:textId="77777777" w:rsidR="00BB4243" w:rsidRDefault="00BB4243" w:rsidP="00BB4243">
      <w:r>
        <w:t>}</w:t>
      </w:r>
    </w:p>
    <w:p w14:paraId="6AC94CDF" w14:textId="77777777" w:rsidR="00BB4243" w:rsidRDefault="00BB4243" w:rsidP="00BB4243"/>
    <w:p w14:paraId="4796ED24" w14:textId="77777777" w:rsidR="00BB4243" w:rsidRDefault="00BB4243" w:rsidP="00BB4243">
      <w:r>
        <w:t>uint8_t getFingerprintID() {</w:t>
      </w:r>
    </w:p>
    <w:p w14:paraId="041447BD" w14:textId="77777777" w:rsidR="00BB4243" w:rsidRDefault="00BB4243" w:rsidP="00BB4243">
      <w:r>
        <w:t xml:space="preserve">  uint8_t p = finger.getImage();</w:t>
      </w:r>
    </w:p>
    <w:p w14:paraId="1910BFFB" w14:textId="77777777" w:rsidR="00BB4243" w:rsidRDefault="00BB4243" w:rsidP="00BB4243">
      <w:r>
        <w:t xml:space="preserve">  if(p == FINGERPRINT_NOFINGER){</w:t>
      </w:r>
    </w:p>
    <w:p w14:paraId="32A1BB01" w14:textId="77777777" w:rsidR="00BB4243" w:rsidRDefault="00BB4243" w:rsidP="00BB4243">
      <w:r>
        <w:t xml:space="preserve">    return p;</w:t>
      </w:r>
    </w:p>
    <w:p w14:paraId="018FDF66" w14:textId="77777777" w:rsidR="00BB4243" w:rsidRDefault="00BB4243" w:rsidP="00BB4243">
      <w:r>
        <w:t xml:space="preserve">  }</w:t>
      </w:r>
    </w:p>
    <w:p w14:paraId="0779EADB" w14:textId="77777777" w:rsidR="00BB4243" w:rsidRDefault="00BB4243" w:rsidP="00BB4243">
      <w:r>
        <w:t xml:space="preserve">  else if(p != FINGERPRINT_OK){</w:t>
      </w:r>
    </w:p>
    <w:p w14:paraId="6B3379C5" w14:textId="77777777" w:rsidR="00BB4243" w:rsidRDefault="00BB4243" w:rsidP="00BB4243">
      <w:r>
        <w:t xml:space="preserve">    lcd.setCursor(0,0);</w:t>
      </w:r>
    </w:p>
    <w:p w14:paraId="30D37856" w14:textId="77777777" w:rsidR="00BB4243" w:rsidRDefault="00BB4243" w:rsidP="00BB4243">
      <w:r>
        <w:t xml:space="preserve">    lcd.print("Scan Error      ");</w:t>
      </w:r>
    </w:p>
    <w:p w14:paraId="3BBC3D8E" w14:textId="77777777" w:rsidR="00BB4243" w:rsidRDefault="00BB4243" w:rsidP="00BB4243">
      <w:r>
        <w:t xml:space="preserve">    lcd.setCursor(0,1);</w:t>
      </w:r>
    </w:p>
    <w:p w14:paraId="3F9240E9" w14:textId="77777777" w:rsidR="00BB4243" w:rsidRDefault="00BB4243" w:rsidP="00BB4243">
      <w:r>
        <w:t xml:space="preserve">    </w:t>
      </w:r>
    </w:p>
    <w:p w14:paraId="68D0F9B1" w14:textId="77777777" w:rsidR="00BB4243" w:rsidRDefault="00BB4243" w:rsidP="00BB4243">
      <w:r>
        <w:t xml:space="preserve">    delay(2000);</w:t>
      </w:r>
    </w:p>
    <w:p w14:paraId="3407ED58" w14:textId="77777777" w:rsidR="00BB4243" w:rsidRDefault="00BB4243" w:rsidP="00BB4243">
      <w:r>
        <w:t xml:space="preserve">    return p;  </w:t>
      </w:r>
    </w:p>
    <w:p w14:paraId="2F290DFB" w14:textId="77777777" w:rsidR="00BB4243" w:rsidRDefault="00BB4243" w:rsidP="00BB4243">
      <w:r>
        <w:t xml:space="preserve">  }</w:t>
      </w:r>
    </w:p>
    <w:p w14:paraId="550A14D3" w14:textId="77777777" w:rsidR="00BB4243" w:rsidRDefault="00BB4243" w:rsidP="00BB4243">
      <w:r>
        <w:lastRenderedPageBreak/>
        <w:t xml:space="preserve">  </w:t>
      </w:r>
    </w:p>
    <w:p w14:paraId="7ECDB6CB" w14:textId="77777777" w:rsidR="00BB4243" w:rsidRDefault="00BB4243" w:rsidP="00BB4243">
      <w:r>
        <w:t xml:space="preserve">  p = finger.image2Tz();</w:t>
      </w:r>
    </w:p>
    <w:p w14:paraId="34EA8946" w14:textId="77777777" w:rsidR="00BB4243" w:rsidRDefault="00BB4243" w:rsidP="00BB4243">
      <w:r>
        <w:t xml:space="preserve">  if(p != FINGERPRINT_OK){</w:t>
      </w:r>
    </w:p>
    <w:p w14:paraId="24A12244" w14:textId="77777777" w:rsidR="00BB4243" w:rsidRDefault="00BB4243" w:rsidP="00BB4243">
      <w:r>
        <w:t xml:space="preserve">    lcd.setCursor(0,0);</w:t>
      </w:r>
    </w:p>
    <w:p w14:paraId="54AC4A64" w14:textId="77777777" w:rsidR="00BB4243" w:rsidRDefault="00BB4243" w:rsidP="00BB4243">
      <w:r>
        <w:t xml:space="preserve">    lcd.print("Processing Error");</w:t>
      </w:r>
    </w:p>
    <w:p w14:paraId="70AEC74D" w14:textId="77777777" w:rsidR="00BB4243" w:rsidRDefault="00BB4243" w:rsidP="00BB4243">
      <w:r>
        <w:t xml:space="preserve">    lcd.setCursor(0,1);</w:t>
      </w:r>
    </w:p>
    <w:p w14:paraId="7C20C12A" w14:textId="77777777" w:rsidR="00BB4243" w:rsidRDefault="00BB4243" w:rsidP="00BB4243">
      <w:r>
        <w:t xml:space="preserve">    lcd.print(" Try Again ");</w:t>
      </w:r>
    </w:p>
    <w:p w14:paraId="0F9F738E" w14:textId="77777777" w:rsidR="00BB4243" w:rsidRDefault="00BB4243" w:rsidP="00BB4243">
      <w:r>
        <w:t xml:space="preserve">    return p;</w:t>
      </w:r>
    </w:p>
    <w:p w14:paraId="7320B579" w14:textId="77777777" w:rsidR="00BB4243" w:rsidRDefault="00BB4243" w:rsidP="00BB4243">
      <w:r>
        <w:t xml:space="preserve">  }</w:t>
      </w:r>
    </w:p>
    <w:p w14:paraId="48DEC736" w14:textId="77777777" w:rsidR="00BB4243" w:rsidRDefault="00BB4243" w:rsidP="00BB4243">
      <w:r>
        <w:t xml:space="preserve">  p = finger.fingerSearch();</w:t>
      </w:r>
    </w:p>
    <w:p w14:paraId="258D3DF5" w14:textId="77777777" w:rsidR="00BB4243" w:rsidRDefault="00BB4243" w:rsidP="00BB4243">
      <w:r>
        <w:t xml:space="preserve">  if (p == FINGERPRINT_OK) {</w:t>
      </w:r>
    </w:p>
    <w:p w14:paraId="368EA397" w14:textId="77777777" w:rsidR="00BB4243" w:rsidRDefault="00BB4243" w:rsidP="00BB4243">
      <w:r>
        <w:t xml:space="preserve">    lcd.clear();</w:t>
      </w:r>
    </w:p>
    <w:p w14:paraId="1926AB8E" w14:textId="77777777" w:rsidR="00BB4243" w:rsidRDefault="00BB4243" w:rsidP="00BB4243">
      <w:r>
        <w:t xml:space="preserve">  lcd.setCursor(0, 0);</w:t>
      </w:r>
    </w:p>
    <w:p w14:paraId="7B9015F0" w14:textId="77777777" w:rsidR="00BB4243" w:rsidRDefault="00BB4243" w:rsidP="00BB4243">
      <w:r>
        <w:t xml:space="preserve">  lcd.print("  Door Unlocked");</w:t>
      </w:r>
    </w:p>
    <w:p w14:paraId="61A69098" w14:textId="77777777" w:rsidR="00BB4243" w:rsidRDefault="00BB4243" w:rsidP="00BB4243">
      <w:r>
        <w:t xml:space="preserve">  lcd.setCursor(0, 1);</w:t>
      </w:r>
    </w:p>
    <w:p w14:paraId="4E061386" w14:textId="77777777" w:rsidR="00BB4243" w:rsidRDefault="00BB4243" w:rsidP="00BB4243">
      <w:r>
        <w:t xml:space="preserve">  lcd.print("    Welcome");</w:t>
      </w:r>
    </w:p>
    <w:p w14:paraId="5A27E2A1" w14:textId="77777777" w:rsidR="00BB4243" w:rsidRDefault="00BB4243" w:rsidP="00BB4243"/>
    <w:p w14:paraId="472E2A5B" w14:textId="77777777" w:rsidR="00BB4243" w:rsidRDefault="00BB4243" w:rsidP="00BB4243">
      <w:r>
        <w:t xml:space="preserve">    digitalWrite(Relay,HIGH);</w:t>
      </w:r>
    </w:p>
    <w:p w14:paraId="511BC62A" w14:textId="77777777" w:rsidR="00BB4243" w:rsidRDefault="00BB4243" w:rsidP="00BB4243">
      <w:r>
        <w:t xml:space="preserve">    delay(5000);</w:t>
      </w:r>
    </w:p>
    <w:p w14:paraId="318E22AF" w14:textId="77777777" w:rsidR="00BB4243" w:rsidRDefault="00BB4243" w:rsidP="00BB4243">
      <w:r>
        <w:t xml:space="preserve">    </w:t>
      </w:r>
    </w:p>
    <w:p w14:paraId="34D55CDB" w14:textId="77777777" w:rsidR="00BB4243" w:rsidRDefault="00BB4243" w:rsidP="00BB4243">
      <w:r>
        <w:t xml:space="preserve">  } else if (p == FINGERPRINT_PACKETRECIEVEERR) {</w:t>
      </w:r>
    </w:p>
    <w:p w14:paraId="785809C2" w14:textId="77777777" w:rsidR="00BB4243" w:rsidRDefault="00BB4243" w:rsidP="00BB4243">
      <w:r>
        <w:t xml:space="preserve">    lcd.setCursor(0,0);</w:t>
      </w:r>
    </w:p>
    <w:p w14:paraId="647B4D43" w14:textId="77777777" w:rsidR="00BB4243" w:rsidRDefault="00BB4243" w:rsidP="00BB4243">
      <w:r>
        <w:t xml:space="preserve">    lcd.print("Comm Error      ");</w:t>
      </w:r>
    </w:p>
    <w:p w14:paraId="694FF1DB" w14:textId="77777777" w:rsidR="00BB4243" w:rsidRDefault="00BB4243" w:rsidP="00BB4243">
      <w:r>
        <w:t xml:space="preserve">    lcd.setCursor(0,1);</w:t>
      </w:r>
    </w:p>
    <w:p w14:paraId="3AFE5BB1" w14:textId="77777777" w:rsidR="00BB4243" w:rsidRDefault="00BB4243" w:rsidP="00BB4243">
      <w:r>
        <w:t xml:space="preserve">    lcd.print("                ");</w:t>
      </w:r>
    </w:p>
    <w:p w14:paraId="4B1055D0" w14:textId="77777777" w:rsidR="00BB4243" w:rsidRDefault="00BB4243" w:rsidP="00BB4243">
      <w:r>
        <w:t xml:space="preserve">    delay(2000);</w:t>
      </w:r>
    </w:p>
    <w:p w14:paraId="4CB8F576" w14:textId="77777777" w:rsidR="00BB4243" w:rsidRDefault="00BB4243" w:rsidP="00BB4243">
      <w:r>
        <w:t xml:space="preserve">    return p;</w:t>
      </w:r>
    </w:p>
    <w:p w14:paraId="6EAD9518" w14:textId="77777777" w:rsidR="00BB4243" w:rsidRDefault="00BB4243" w:rsidP="00BB4243"/>
    <w:p w14:paraId="143DA2C5" w14:textId="77777777" w:rsidR="00BB4243" w:rsidRDefault="00BB4243" w:rsidP="00BB4243">
      <w:r>
        <w:t xml:space="preserve">    </w:t>
      </w:r>
    </w:p>
    <w:p w14:paraId="1B9A2C85" w14:textId="77777777" w:rsidR="00BB4243" w:rsidRDefault="00BB4243" w:rsidP="00BB4243">
      <w:r>
        <w:t xml:space="preserve">  } else if (p == FINGERPRINT_NOTFOUND) {</w:t>
      </w:r>
    </w:p>
    <w:p w14:paraId="04AAB2B3" w14:textId="77777777" w:rsidR="00BB4243" w:rsidRDefault="00BB4243" w:rsidP="00BB4243">
      <w:r>
        <w:t xml:space="preserve">    lcd.setCursor(0,0);</w:t>
      </w:r>
    </w:p>
    <w:p w14:paraId="23964257" w14:textId="77777777" w:rsidR="00BB4243" w:rsidRDefault="00BB4243" w:rsidP="00BB4243">
      <w:r>
        <w:t xml:space="preserve">    lcd.print("Access Denied   ");</w:t>
      </w:r>
    </w:p>
    <w:p w14:paraId="567BB7C1" w14:textId="77777777" w:rsidR="00BB4243" w:rsidRDefault="00BB4243" w:rsidP="00BB4243">
      <w:r>
        <w:t xml:space="preserve">    lcd.setCursor(0,1);</w:t>
      </w:r>
    </w:p>
    <w:p w14:paraId="63455123" w14:textId="77777777" w:rsidR="00BB4243" w:rsidRDefault="00BB4243" w:rsidP="00BB4243">
      <w:r>
        <w:t xml:space="preserve">    lcd.print("                ");</w:t>
      </w:r>
    </w:p>
    <w:p w14:paraId="75468660" w14:textId="77777777" w:rsidR="00BB4243" w:rsidRDefault="00BB4243" w:rsidP="00BB4243">
      <w:r>
        <w:t xml:space="preserve">    delay(2000);</w:t>
      </w:r>
    </w:p>
    <w:p w14:paraId="2D9E08D6" w14:textId="77777777" w:rsidR="00BB4243" w:rsidRDefault="00BB4243" w:rsidP="00BB4243">
      <w:r>
        <w:t xml:space="preserve">    return p;</w:t>
      </w:r>
    </w:p>
    <w:p w14:paraId="22C5CC3E" w14:textId="77777777" w:rsidR="00BB4243" w:rsidRDefault="00BB4243" w:rsidP="00BB4243">
      <w:r>
        <w:t xml:space="preserve">  } else {</w:t>
      </w:r>
    </w:p>
    <w:p w14:paraId="1939197A" w14:textId="77777777" w:rsidR="00BB4243" w:rsidRDefault="00BB4243" w:rsidP="00BB4243">
      <w:r>
        <w:t xml:space="preserve">    lcd.setCursor(0,0);</w:t>
      </w:r>
    </w:p>
    <w:p w14:paraId="3E932494" w14:textId="77777777" w:rsidR="00BB4243" w:rsidRDefault="00BB4243" w:rsidP="00BB4243">
      <w:r>
        <w:t xml:space="preserve">    lcd.print("Error in matching");</w:t>
      </w:r>
    </w:p>
    <w:p w14:paraId="2DEF11A4" w14:textId="77777777" w:rsidR="00BB4243" w:rsidRDefault="00BB4243" w:rsidP="00BB4243">
      <w:r>
        <w:t xml:space="preserve">    lcd.setCursor(0,1);</w:t>
      </w:r>
    </w:p>
    <w:p w14:paraId="47848C2E" w14:textId="77777777" w:rsidR="00BB4243" w:rsidRDefault="00BB4243" w:rsidP="00BB4243">
      <w:r>
        <w:t xml:space="preserve">    lcd.print("Not Valid Finger");</w:t>
      </w:r>
    </w:p>
    <w:p w14:paraId="4302A51D" w14:textId="77777777" w:rsidR="00BB4243" w:rsidRDefault="00BB4243" w:rsidP="00BB4243">
      <w:r>
        <w:t xml:space="preserve">    delay(2000);</w:t>
      </w:r>
    </w:p>
    <w:p w14:paraId="578532A9" w14:textId="77777777" w:rsidR="00BB4243" w:rsidRDefault="00BB4243" w:rsidP="00BB4243">
      <w:r>
        <w:t xml:space="preserve">    return p;</w:t>
      </w:r>
    </w:p>
    <w:p w14:paraId="2BF5512A" w14:textId="77777777" w:rsidR="00BB4243" w:rsidRDefault="00BB4243" w:rsidP="00BB4243">
      <w:r>
        <w:t xml:space="preserve">  }</w:t>
      </w:r>
    </w:p>
    <w:p w14:paraId="7D3794F1" w14:textId="77777777" w:rsidR="00BB4243" w:rsidRDefault="00BB4243" w:rsidP="00BB4243">
      <w:r>
        <w:t xml:space="preserve">  digitalWrite(Relay,LOW);</w:t>
      </w:r>
    </w:p>
    <w:p w14:paraId="5859D5D7" w14:textId="77777777" w:rsidR="00BB4243" w:rsidRDefault="00BB4243" w:rsidP="00BB4243">
      <w:r>
        <w:t xml:space="preserve">  return finger.fingerID;</w:t>
      </w:r>
    </w:p>
    <w:p w14:paraId="1027A326" w14:textId="465585CB" w:rsidR="00BB4243" w:rsidRDefault="00BB4243" w:rsidP="00BB4243">
      <w:r>
        <w:lastRenderedPageBreak/>
        <w:t>}</w:t>
      </w:r>
    </w:p>
    <w:p w14:paraId="186D1580" w14:textId="77777777" w:rsidR="00BB4243" w:rsidRPr="00BB4243" w:rsidRDefault="00BB4243" w:rsidP="00BB4243">
      <w:pPr>
        <w:shd w:val="clear" w:color="auto" w:fill="FFFFFF"/>
        <w:textAlignment w:val="baseline"/>
        <w:outlineLvl w:val="1"/>
        <w:rPr>
          <w:rFonts w:ascii="Arial" w:eastAsia="Times New Roman" w:hAnsi="Arial" w:cs="Arial"/>
          <w:b/>
          <w:bCs/>
          <w:sz w:val="36"/>
          <w:szCs w:val="36"/>
          <w:lang w:eastAsia="vi-VN"/>
        </w:rPr>
      </w:pPr>
      <w:r w:rsidRPr="00BB4243">
        <w:rPr>
          <w:rFonts w:ascii="inherit" w:eastAsia="Times New Roman" w:hAnsi="inherit" w:cs="Arial"/>
          <w:b/>
          <w:bCs/>
          <w:color w:val="008000"/>
          <w:sz w:val="35"/>
          <w:szCs w:val="35"/>
          <w:bdr w:val="none" w:sz="0" w:space="0" w:color="auto" w:frame="1"/>
          <w:lang w:eastAsia="vi-VN"/>
        </w:rPr>
        <w:t>Phần kết luận</w:t>
      </w:r>
    </w:p>
    <w:p w14:paraId="2BDE94A9" w14:textId="3FE4C0DF" w:rsidR="00BB4243" w:rsidRPr="00BB4243" w:rsidRDefault="00BB4243" w:rsidP="00BB4243">
      <w:pPr>
        <w:shd w:val="clear" w:color="auto" w:fill="FFFFFF"/>
        <w:textAlignment w:val="baseline"/>
        <w:rPr>
          <w:rFonts w:ascii="inherit" w:eastAsia="Times New Roman" w:hAnsi="inherit" w:cs="Arial"/>
          <w:color w:val="333333"/>
          <w:sz w:val="24"/>
          <w:szCs w:val="24"/>
          <w:lang w:eastAsia="vi-VN"/>
        </w:rPr>
      </w:pPr>
      <w:r w:rsidRPr="00BB4243">
        <w:rPr>
          <w:rFonts w:ascii="inherit" w:eastAsia="Times New Roman" w:hAnsi="inherit" w:cs="Arial"/>
          <w:noProof/>
          <w:color w:val="0000FF"/>
          <w:sz w:val="24"/>
          <w:szCs w:val="24"/>
          <w:bdr w:val="none" w:sz="0" w:space="0" w:color="auto" w:frame="1"/>
          <w:lang w:eastAsia="vi-VN"/>
        </w:rPr>
        <w:drawing>
          <wp:inline distT="0" distB="0" distL="0" distR="0" wp14:anchorId="513E36BD" wp14:editId="413F9931">
            <wp:extent cx="3714750" cy="2082165"/>
            <wp:effectExtent l="0" t="0" r="0" b="0"/>
            <wp:docPr id="23" name="Picture 23" descr="Hệ Thống Bảo Mật Khóa Cửa Vân Tay Sử Dụng Arduino &amp; LCD">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ệ Thống Bảo Mật Khóa Cửa Vân Tay Sử Dụng Arduino &amp; LCD">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14750" cy="2082165"/>
                    </a:xfrm>
                    <a:prstGeom prst="rect">
                      <a:avLst/>
                    </a:prstGeom>
                    <a:noFill/>
                    <a:ln>
                      <a:noFill/>
                    </a:ln>
                  </pic:spPr>
                </pic:pic>
              </a:graphicData>
            </a:graphic>
          </wp:inline>
        </w:drawing>
      </w:r>
    </w:p>
    <w:p w14:paraId="14F9E3F9" w14:textId="655DB25B" w:rsidR="00BB4243" w:rsidRPr="00BB4243" w:rsidRDefault="00BB4243" w:rsidP="00BB4243">
      <w:pPr>
        <w:shd w:val="clear" w:color="auto" w:fill="FFFFFF"/>
        <w:textAlignment w:val="baseline"/>
        <w:rPr>
          <w:rFonts w:ascii="inherit" w:eastAsia="Times New Roman" w:hAnsi="inherit" w:cs="Arial"/>
          <w:color w:val="333333"/>
          <w:sz w:val="24"/>
          <w:szCs w:val="24"/>
          <w:lang w:eastAsia="vi-VN"/>
        </w:rPr>
      </w:pPr>
      <w:r w:rsidRPr="00BB4243">
        <w:rPr>
          <w:rFonts w:ascii="inherit" w:eastAsia="Times New Roman" w:hAnsi="inherit" w:cs="Arial"/>
          <w:noProof/>
          <w:color w:val="0000FF"/>
          <w:sz w:val="24"/>
          <w:szCs w:val="24"/>
          <w:bdr w:val="none" w:sz="0" w:space="0" w:color="auto" w:frame="1"/>
          <w:lang w:eastAsia="vi-VN"/>
        </w:rPr>
        <w:drawing>
          <wp:inline distT="0" distB="0" distL="0" distR="0" wp14:anchorId="5AC6D1D7" wp14:editId="4DC6F97B">
            <wp:extent cx="3714750" cy="2082165"/>
            <wp:effectExtent l="0" t="0" r="0" b="0"/>
            <wp:docPr id="22" name="Picture 22" descr="Hệ thống khóa cửa vân tay Arduino">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ệ thống khóa cửa vân tay Arduino">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14750" cy="2082165"/>
                    </a:xfrm>
                    <a:prstGeom prst="rect">
                      <a:avLst/>
                    </a:prstGeom>
                    <a:noFill/>
                    <a:ln>
                      <a:noFill/>
                    </a:ln>
                  </pic:spPr>
                </pic:pic>
              </a:graphicData>
            </a:graphic>
          </wp:inline>
        </w:drawing>
      </w:r>
    </w:p>
    <w:p w14:paraId="51AB935C" w14:textId="77777777" w:rsidR="00BB4243" w:rsidRPr="00BB4243" w:rsidRDefault="00BB4243" w:rsidP="00BB4243">
      <w:pPr>
        <w:shd w:val="clear" w:color="auto" w:fill="FFFFFF"/>
        <w:textAlignment w:val="baseline"/>
        <w:rPr>
          <w:ins w:id="10" w:author="Unknown"/>
          <w:rFonts w:ascii="inherit" w:eastAsia="Times New Roman" w:hAnsi="inherit" w:cs="Arial"/>
          <w:color w:val="333333"/>
          <w:sz w:val="24"/>
          <w:szCs w:val="24"/>
          <w:bdr w:val="none" w:sz="0" w:space="0" w:color="auto" w:frame="1"/>
          <w:lang w:eastAsia="vi-VN"/>
        </w:rPr>
      </w:pPr>
      <w:r w:rsidRPr="00BB4243">
        <w:rPr>
          <w:rFonts w:ascii="Arial" w:eastAsia="Times New Roman" w:hAnsi="Arial" w:cs="Arial"/>
          <w:color w:val="333333"/>
          <w:sz w:val="24"/>
          <w:szCs w:val="24"/>
          <w:lang w:eastAsia="vi-VN"/>
        </w:rPr>
        <w:br/>
      </w:r>
    </w:p>
    <w:p w14:paraId="59FA9C21" w14:textId="5D9B7EDB" w:rsidR="00BB4243" w:rsidRDefault="00000000" w:rsidP="00BB4243">
      <w:hyperlink r:id="rId59" w:history="1">
        <w:r w:rsidR="00BD5EE7" w:rsidRPr="008B20BF">
          <w:rPr>
            <w:rStyle w:val="Hyperlink"/>
          </w:rPr>
          <w:t>https://iotprojectsideas.com/fingerprint-door-lock-security-systems-using-arduino-lcd/</w:t>
        </w:r>
      </w:hyperlink>
    </w:p>
    <w:p w14:paraId="5D612DE2" w14:textId="77777777" w:rsidR="00BD5EE7" w:rsidRDefault="00BD5EE7" w:rsidP="00BB4243"/>
    <w:sectPr w:rsidR="00BD5EE7" w:rsidSect="00837831">
      <w:pgSz w:w="11906" w:h="16838" w:code="9"/>
      <w:pgMar w:top="1134" w:right="567" w:bottom="851" w:left="1134" w:header="709" w:footer="709" w:gutter="0"/>
      <w:cols w:space="708"/>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AFF" w:usb1="5000217F" w:usb2="00000021" w:usb3="00000000" w:csb0="0000019F" w:csb1="00000000"/>
  </w:font>
  <w:font w:name="inherit">
    <w:altName w:val="Cambria"/>
    <w:panose1 w:val="00000000000000000000"/>
    <w:charset w:val="00"/>
    <w:family w:val="roman"/>
    <w:notTrueType/>
    <w:pitch w:val="default"/>
  </w:font>
  <w:font w:name="var(--title-font)">
    <w:altName w:val="Cambria"/>
    <w:panose1 w:val="00000000000000000000"/>
    <w:charset w:val="00"/>
    <w:family w:val="roman"/>
    <w:notTrueType/>
    <w:pitch w:val="default"/>
  </w:font>
  <w:font w:name="var(--ui-font)">
    <w:altName w:val="Cambria"/>
    <w:panose1 w:val="00000000000000000000"/>
    <w:charset w:val="00"/>
    <w:family w:val="roman"/>
    <w:notTrueType/>
    <w:pitch w:val="default"/>
  </w:font>
  <w:font w:name="var(--text-font)">
    <w:altName w:val="Cambria"/>
    <w:panose1 w:val="00000000000000000000"/>
    <w:charset w:val="00"/>
    <w:family w:val="roman"/>
    <w:notTrueType/>
    <w:pitch w:val="default"/>
  </w:font>
  <w:font w:name="var(--text-h-font,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87EE7"/>
    <w:multiLevelType w:val="multilevel"/>
    <w:tmpl w:val="77B4A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265696"/>
    <w:multiLevelType w:val="multilevel"/>
    <w:tmpl w:val="062E4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CA5A73"/>
    <w:multiLevelType w:val="multilevel"/>
    <w:tmpl w:val="668C6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A36C29"/>
    <w:multiLevelType w:val="multilevel"/>
    <w:tmpl w:val="55923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8C00AD"/>
    <w:multiLevelType w:val="multilevel"/>
    <w:tmpl w:val="30EE8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1B6A1A"/>
    <w:multiLevelType w:val="multilevel"/>
    <w:tmpl w:val="4B3A4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66233A"/>
    <w:multiLevelType w:val="multilevel"/>
    <w:tmpl w:val="578AE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BA57B9"/>
    <w:multiLevelType w:val="multilevel"/>
    <w:tmpl w:val="4BA67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5403F0"/>
    <w:multiLevelType w:val="multilevel"/>
    <w:tmpl w:val="568EE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B24A2E"/>
    <w:multiLevelType w:val="multilevel"/>
    <w:tmpl w:val="0B6EF9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7973033"/>
    <w:multiLevelType w:val="multilevel"/>
    <w:tmpl w:val="A2BA60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2150CF"/>
    <w:multiLevelType w:val="multilevel"/>
    <w:tmpl w:val="BDF62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0EA63C6"/>
    <w:multiLevelType w:val="multilevel"/>
    <w:tmpl w:val="C2106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BCD1CD1"/>
    <w:multiLevelType w:val="multilevel"/>
    <w:tmpl w:val="5B5AF3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38C4F77"/>
    <w:multiLevelType w:val="multilevel"/>
    <w:tmpl w:val="A3CC3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6973EBB"/>
    <w:multiLevelType w:val="multilevel"/>
    <w:tmpl w:val="745EB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C2E3557"/>
    <w:multiLevelType w:val="multilevel"/>
    <w:tmpl w:val="FC1C8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44793634">
    <w:abstractNumId w:val="11"/>
  </w:num>
  <w:num w:numId="2" w16cid:durableId="959266058">
    <w:abstractNumId w:val="8"/>
  </w:num>
  <w:num w:numId="3" w16cid:durableId="1866481549">
    <w:abstractNumId w:val="0"/>
  </w:num>
  <w:num w:numId="4" w16cid:durableId="1066106232">
    <w:abstractNumId w:val="4"/>
  </w:num>
  <w:num w:numId="5" w16cid:durableId="1110130823">
    <w:abstractNumId w:val="10"/>
  </w:num>
  <w:num w:numId="6" w16cid:durableId="731002155">
    <w:abstractNumId w:val="5"/>
  </w:num>
  <w:num w:numId="7" w16cid:durableId="2134707677">
    <w:abstractNumId w:val="16"/>
  </w:num>
  <w:num w:numId="8" w16cid:durableId="169299447">
    <w:abstractNumId w:val="14"/>
  </w:num>
  <w:num w:numId="9" w16cid:durableId="1177891187">
    <w:abstractNumId w:val="7"/>
  </w:num>
  <w:num w:numId="10" w16cid:durableId="1358846760">
    <w:abstractNumId w:val="9"/>
  </w:num>
  <w:num w:numId="11" w16cid:durableId="1628655625">
    <w:abstractNumId w:val="13"/>
  </w:num>
  <w:num w:numId="12" w16cid:durableId="632446655">
    <w:abstractNumId w:val="6"/>
  </w:num>
  <w:num w:numId="13" w16cid:durableId="2099132651">
    <w:abstractNumId w:val="15"/>
  </w:num>
  <w:num w:numId="14" w16cid:durableId="1630085223">
    <w:abstractNumId w:val="12"/>
  </w:num>
  <w:num w:numId="15" w16cid:durableId="1127889743">
    <w:abstractNumId w:val="3"/>
  </w:num>
  <w:num w:numId="16" w16cid:durableId="353071431">
    <w:abstractNumId w:val="2"/>
  </w:num>
  <w:num w:numId="17" w16cid:durableId="20146014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0C78"/>
    <w:rsid w:val="00350747"/>
    <w:rsid w:val="00560C78"/>
    <w:rsid w:val="00672C25"/>
    <w:rsid w:val="00723462"/>
    <w:rsid w:val="00837831"/>
    <w:rsid w:val="009C35AF"/>
    <w:rsid w:val="00BB4243"/>
    <w:rsid w:val="00BD5EE7"/>
    <w:rsid w:val="00CC147F"/>
    <w:rsid w:val="00DB58D9"/>
    <w:rsid w:val="00E0609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8FB1B"/>
  <w15:chartTrackingRefBased/>
  <w15:docId w15:val="{0F58AB5F-4630-4EC9-B051-C861E290C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vi-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60C78"/>
    <w:pPr>
      <w:spacing w:before="100" w:beforeAutospacing="1" w:after="100" w:afterAutospacing="1"/>
      <w:outlineLvl w:val="0"/>
    </w:pPr>
    <w:rPr>
      <w:rFonts w:eastAsia="Times New Roman" w:cs="Times New Roman"/>
      <w:b/>
      <w:bCs/>
      <w:kern w:val="36"/>
      <w:sz w:val="48"/>
      <w:szCs w:val="48"/>
      <w:lang w:eastAsia="vi-VN"/>
    </w:rPr>
  </w:style>
  <w:style w:type="paragraph" w:styleId="Heading2">
    <w:name w:val="heading 2"/>
    <w:basedOn w:val="Normal"/>
    <w:link w:val="Heading2Char"/>
    <w:uiPriority w:val="9"/>
    <w:qFormat/>
    <w:rsid w:val="00560C78"/>
    <w:pPr>
      <w:spacing w:before="100" w:beforeAutospacing="1" w:after="100" w:afterAutospacing="1"/>
      <w:outlineLvl w:val="1"/>
    </w:pPr>
    <w:rPr>
      <w:rFonts w:eastAsia="Times New Roman" w:cs="Times New Roman"/>
      <w:b/>
      <w:bCs/>
      <w:sz w:val="36"/>
      <w:szCs w:val="36"/>
      <w:lang w:eastAsia="vi-VN"/>
    </w:rPr>
  </w:style>
  <w:style w:type="paragraph" w:styleId="Heading3">
    <w:name w:val="heading 3"/>
    <w:basedOn w:val="Normal"/>
    <w:next w:val="Normal"/>
    <w:link w:val="Heading3Char"/>
    <w:uiPriority w:val="9"/>
    <w:unhideWhenUsed/>
    <w:qFormat/>
    <w:rsid w:val="00560C78"/>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B4243"/>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qFormat/>
    <w:rsid w:val="00560C78"/>
    <w:pPr>
      <w:spacing w:before="100" w:beforeAutospacing="1" w:after="100" w:afterAutospacing="1"/>
      <w:outlineLvl w:val="4"/>
    </w:pPr>
    <w:rPr>
      <w:rFonts w:eastAsia="Times New Roman" w:cs="Times New Roman"/>
      <w:b/>
      <w:bCs/>
      <w:sz w:val="20"/>
      <w:szCs w:val="20"/>
      <w:lang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60C78"/>
    <w:rPr>
      <w:color w:val="0563C1" w:themeColor="hyperlink"/>
      <w:u w:val="single"/>
    </w:rPr>
  </w:style>
  <w:style w:type="character" w:styleId="UnresolvedMention">
    <w:name w:val="Unresolved Mention"/>
    <w:basedOn w:val="DefaultParagraphFont"/>
    <w:uiPriority w:val="99"/>
    <w:semiHidden/>
    <w:unhideWhenUsed/>
    <w:rsid w:val="00560C78"/>
    <w:rPr>
      <w:color w:val="605E5C"/>
      <w:shd w:val="clear" w:color="auto" w:fill="E1DFDD"/>
    </w:rPr>
  </w:style>
  <w:style w:type="character" w:customStyle="1" w:styleId="Heading1Char">
    <w:name w:val="Heading 1 Char"/>
    <w:basedOn w:val="DefaultParagraphFont"/>
    <w:link w:val="Heading1"/>
    <w:uiPriority w:val="9"/>
    <w:rsid w:val="00560C78"/>
    <w:rPr>
      <w:rFonts w:eastAsia="Times New Roman" w:cs="Times New Roman"/>
      <w:b/>
      <w:bCs/>
      <w:kern w:val="36"/>
      <w:sz w:val="48"/>
      <w:szCs w:val="48"/>
      <w:lang w:eastAsia="vi-VN"/>
    </w:rPr>
  </w:style>
  <w:style w:type="character" w:customStyle="1" w:styleId="Heading3Char">
    <w:name w:val="Heading 3 Char"/>
    <w:basedOn w:val="DefaultParagraphFont"/>
    <w:link w:val="Heading3"/>
    <w:uiPriority w:val="9"/>
    <w:rsid w:val="00560C78"/>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560C78"/>
    <w:rPr>
      <w:rFonts w:eastAsia="Times New Roman" w:cs="Times New Roman"/>
      <w:b/>
      <w:bCs/>
      <w:sz w:val="36"/>
      <w:szCs w:val="36"/>
      <w:lang w:eastAsia="vi-VN"/>
    </w:rPr>
  </w:style>
  <w:style w:type="character" w:customStyle="1" w:styleId="Heading5Char">
    <w:name w:val="Heading 5 Char"/>
    <w:basedOn w:val="DefaultParagraphFont"/>
    <w:link w:val="Heading5"/>
    <w:uiPriority w:val="9"/>
    <w:rsid w:val="00560C78"/>
    <w:rPr>
      <w:rFonts w:eastAsia="Times New Roman" w:cs="Times New Roman"/>
      <w:b/>
      <w:bCs/>
      <w:sz w:val="20"/>
      <w:szCs w:val="20"/>
      <w:lang w:eastAsia="vi-VN"/>
    </w:rPr>
  </w:style>
  <w:style w:type="paragraph" w:customStyle="1" w:styleId="msonormal0">
    <w:name w:val="msonormal"/>
    <w:basedOn w:val="Normal"/>
    <w:rsid w:val="00560C78"/>
    <w:pPr>
      <w:spacing w:before="100" w:beforeAutospacing="1" w:after="100" w:afterAutospacing="1"/>
    </w:pPr>
    <w:rPr>
      <w:rFonts w:eastAsia="Times New Roman" w:cs="Times New Roman"/>
      <w:sz w:val="24"/>
      <w:szCs w:val="24"/>
      <w:lang w:eastAsia="vi-VN"/>
    </w:rPr>
  </w:style>
  <w:style w:type="paragraph" w:styleId="NormalWeb">
    <w:name w:val="Normal (Web)"/>
    <w:basedOn w:val="Normal"/>
    <w:uiPriority w:val="99"/>
    <w:unhideWhenUsed/>
    <w:rsid w:val="00560C78"/>
    <w:pPr>
      <w:spacing w:before="100" w:beforeAutospacing="1" w:after="100" w:afterAutospacing="1"/>
    </w:pPr>
    <w:rPr>
      <w:rFonts w:eastAsia="Times New Roman" w:cs="Times New Roman"/>
      <w:sz w:val="24"/>
      <w:szCs w:val="24"/>
      <w:lang w:eastAsia="vi-VN"/>
    </w:rPr>
  </w:style>
  <w:style w:type="character" w:styleId="Strong">
    <w:name w:val="Strong"/>
    <w:basedOn w:val="DefaultParagraphFont"/>
    <w:uiPriority w:val="22"/>
    <w:qFormat/>
    <w:rsid w:val="00560C78"/>
    <w:rPr>
      <w:b/>
      <w:bCs/>
    </w:rPr>
  </w:style>
  <w:style w:type="character" w:styleId="FollowedHyperlink">
    <w:name w:val="FollowedHyperlink"/>
    <w:basedOn w:val="DefaultParagraphFont"/>
    <w:uiPriority w:val="99"/>
    <w:semiHidden/>
    <w:unhideWhenUsed/>
    <w:rsid w:val="00560C78"/>
    <w:rPr>
      <w:color w:val="800080"/>
      <w:u w:val="single"/>
    </w:rPr>
  </w:style>
  <w:style w:type="character" w:customStyle="1" w:styleId="crayon-p">
    <w:name w:val="crayon-p"/>
    <w:basedOn w:val="DefaultParagraphFont"/>
    <w:rsid w:val="00560C78"/>
  </w:style>
  <w:style w:type="character" w:customStyle="1" w:styleId="crayon-e">
    <w:name w:val="crayon-e"/>
    <w:basedOn w:val="DefaultParagraphFont"/>
    <w:rsid w:val="00560C78"/>
  </w:style>
  <w:style w:type="character" w:customStyle="1" w:styleId="crayon-sy">
    <w:name w:val="crayon-sy"/>
    <w:basedOn w:val="DefaultParagraphFont"/>
    <w:rsid w:val="00560C78"/>
  </w:style>
  <w:style w:type="character" w:customStyle="1" w:styleId="crayon-cn">
    <w:name w:val="crayon-cn"/>
    <w:basedOn w:val="DefaultParagraphFont"/>
    <w:rsid w:val="00560C78"/>
  </w:style>
  <w:style w:type="character" w:customStyle="1" w:styleId="crayon-h">
    <w:name w:val="crayon-h"/>
    <w:basedOn w:val="DefaultParagraphFont"/>
    <w:rsid w:val="00560C78"/>
  </w:style>
  <w:style w:type="character" w:customStyle="1" w:styleId="crayon-c">
    <w:name w:val="crayon-c"/>
    <w:basedOn w:val="DefaultParagraphFont"/>
    <w:rsid w:val="00560C78"/>
  </w:style>
  <w:style w:type="character" w:customStyle="1" w:styleId="crayon-v">
    <w:name w:val="crayon-v"/>
    <w:basedOn w:val="DefaultParagraphFont"/>
    <w:rsid w:val="00560C78"/>
  </w:style>
  <w:style w:type="character" w:customStyle="1" w:styleId="crayon-o">
    <w:name w:val="crayon-o"/>
    <w:basedOn w:val="DefaultParagraphFont"/>
    <w:rsid w:val="00560C78"/>
  </w:style>
  <w:style w:type="character" w:customStyle="1" w:styleId="crayon-t">
    <w:name w:val="crayon-t"/>
    <w:basedOn w:val="DefaultParagraphFont"/>
    <w:rsid w:val="00560C78"/>
  </w:style>
  <w:style w:type="character" w:customStyle="1" w:styleId="crayon-s">
    <w:name w:val="crayon-s"/>
    <w:basedOn w:val="DefaultParagraphFont"/>
    <w:rsid w:val="00560C78"/>
  </w:style>
  <w:style w:type="character" w:customStyle="1" w:styleId="crayon-st">
    <w:name w:val="crayon-st"/>
    <w:basedOn w:val="DefaultParagraphFont"/>
    <w:rsid w:val="00560C78"/>
  </w:style>
  <w:style w:type="character" w:customStyle="1" w:styleId="Heading4Char">
    <w:name w:val="Heading 4 Char"/>
    <w:basedOn w:val="DefaultParagraphFont"/>
    <w:link w:val="Heading4"/>
    <w:uiPriority w:val="9"/>
    <w:semiHidden/>
    <w:rsid w:val="00BB4243"/>
    <w:rPr>
      <w:rFonts w:asciiTheme="majorHAnsi" w:eastAsiaTheme="majorEastAsia" w:hAnsiTheme="majorHAnsi" w:cstheme="majorBidi"/>
      <w:i/>
      <w:iCs/>
      <w:color w:val="2F5496" w:themeColor="accent1" w:themeShade="BF"/>
    </w:rPr>
  </w:style>
  <w:style w:type="character" w:customStyle="1" w:styleId="has-next-icon">
    <w:name w:val="has-next-icon"/>
    <w:basedOn w:val="DefaultParagraphFont"/>
    <w:rsid w:val="00BB4243"/>
  </w:style>
  <w:style w:type="character" w:customStyle="1" w:styleId="by">
    <w:name w:val="by"/>
    <w:basedOn w:val="DefaultParagraphFont"/>
    <w:rsid w:val="00BB4243"/>
  </w:style>
  <w:style w:type="character" w:customStyle="1" w:styleId="meta-item">
    <w:name w:val="meta-item"/>
    <w:basedOn w:val="DefaultParagraphFont"/>
    <w:rsid w:val="00BB4243"/>
  </w:style>
  <w:style w:type="character" w:customStyle="1" w:styleId="share-text">
    <w:name w:val="share-text"/>
    <w:basedOn w:val="DefaultParagraphFont"/>
    <w:rsid w:val="00BB4243"/>
  </w:style>
  <w:style w:type="character" w:styleId="Emphasis">
    <w:name w:val="Emphasis"/>
    <w:basedOn w:val="DefaultParagraphFont"/>
    <w:uiPriority w:val="20"/>
    <w:qFormat/>
    <w:rsid w:val="00BB424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669150">
      <w:bodyDiv w:val="1"/>
      <w:marLeft w:val="0"/>
      <w:marRight w:val="0"/>
      <w:marTop w:val="0"/>
      <w:marBottom w:val="0"/>
      <w:divBdr>
        <w:top w:val="none" w:sz="0" w:space="0" w:color="auto"/>
        <w:left w:val="none" w:sz="0" w:space="0" w:color="auto"/>
        <w:bottom w:val="none" w:sz="0" w:space="0" w:color="auto"/>
        <w:right w:val="none" w:sz="0" w:space="0" w:color="auto"/>
      </w:divBdr>
    </w:div>
    <w:div w:id="274212601">
      <w:bodyDiv w:val="1"/>
      <w:marLeft w:val="0"/>
      <w:marRight w:val="0"/>
      <w:marTop w:val="0"/>
      <w:marBottom w:val="0"/>
      <w:divBdr>
        <w:top w:val="none" w:sz="0" w:space="0" w:color="auto"/>
        <w:left w:val="none" w:sz="0" w:space="0" w:color="auto"/>
        <w:bottom w:val="none" w:sz="0" w:space="0" w:color="auto"/>
        <w:right w:val="none" w:sz="0" w:space="0" w:color="auto"/>
      </w:divBdr>
    </w:div>
    <w:div w:id="1142119304">
      <w:bodyDiv w:val="1"/>
      <w:marLeft w:val="0"/>
      <w:marRight w:val="0"/>
      <w:marTop w:val="0"/>
      <w:marBottom w:val="0"/>
      <w:divBdr>
        <w:top w:val="none" w:sz="0" w:space="0" w:color="auto"/>
        <w:left w:val="none" w:sz="0" w:space="0" w:color="auto"/>
        <w:bottom w:val="none" w:sz="0" w:space="0" w:color="auto"/>
        <w:right w:val="none" w:sz="0" w:space="0" w:color="auto"/>
      </w:divBdr>
      <w:divsChild>
        <w:div w:id="610358572">
          <w:marLeft w:val="0"/>
          <w:marRight w:val="0"/>
          <w:marTop w:val="0"/>
          <w:marBottom w:val="450"/>
          <w:divBdr>
            <w:top w:val="none" w:sz="0" w:space="0" w:color="auto"/>
            <w:left w:val="none" w:sz="0" w:space="0" w:color="auto"/>
            <w:bottom w:val="none" w:sz="0" w:space="0" w:color="auto"/>
            <w:right w:val="none" w:sz="0" w:space="0" w:color="auto"/>
          </w:divBdr>
          <w:divsChild>
            <w:div w:id="1704674803">
              <w:marLeft w:val="0"/>
              <w:marRight w:val="0"/>
              <w:marTop w:val="0"/>
              <w:marBottom w:val="0"/>
              <w:divBdr>
                <w:top w:val="none" w:sz="0" w:space="0" w:color="auto"/>
                <w:left w:val="none" w:sz="0" w:space="0" w:color="auto"/>
                <w:bottom w:val="none" w:sz="0" w:space="0" w:color="auto"/>
                <w:right w:val="none" w:sz="0" w:space="0" w:color="auto"/>
              </w:divBdr>
              <w:divsChild>
                <w:div w:id="1196192025">
                  <w:marLeft w:val="0"/>
                  <w:marRight w:val="0"/>
                  <w:marTop w:val="0"/>
                  <w:marBottom w:val="0"/>
                  <w:divBdr>
                    <w:top w:val="none" w:sz="0" w:space="0" w:color="auto"/>
                    <w:left w:val="none" w:sz="0" w:space="0" w:color="auto"/>
                    <w:bottom w:val="none" w:sz="0" w:space="0" w:color="auto"/>
                    <w:right w:val="none" w:sz="0" w:space="0" w:color="auto"/>
                  </w:divBdr>
                  <w:divsChild>
                    <w:div w:id="1217548738">
                      <w:marLeft w:val="0"/>
                      <w:marRight w:val="0"/>
                      <w:marTop w:val="0"/>
                      <w:marBottom w:val="0"/>
                      <w:divBdr>
                        <w:top w:val="none" w:sz="0" w:space="0" w:color="auto"/>
                        <w:left w:val="none" w:sz="0" w:space="0" w:color="auto"/>
                        <w:bottom w:val="none" w:sz="0" w:space="0" w:color="auto"/>
                        <w:right w:val="none" w:sz="0" w:space="0" w:color="auto"/>
                      </w:divBdr>
                    </w:div>
                    <w:div w:id="44481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211460">
          <w:marLeft w:val="0"/>
          <w:marRight w:val="0"/>
          <w:marTop w:val="0"/>
          <w:marBottom w:val="480"/>
          <w:divBdr>
            <w:top w:val="none" w:sz="0" w:space="0" w:color="auto"/>
            <w:left w:val="none" w:sz="0" w:space="0" w:color="auto"/>
            <w:bottom w:val="none" w:sz="0" w:space="0" w:color="auto"/>
            <w:right w:val="none" w:sz="0" w:space="0" w:color="auto"/>
          </w:divBdr>
          <w:divsChild>
            <w:div w:id="196629093">
              <w:marLeft w:val="0"/>
              <w:marRight w:val="0"/>
              <w:marTop w:val="0"/>
              <w:marBottom w:val="0"/>
              <w:divBdr>
                <w:top w:val="none" w:sz="0" w:space="0" w:color="auto"/>
                <w:left w:val="none" w:sz="0" w:space="0" w:color="auto"/>
                <w:bottom w:val="none" w:sz="0" w:space="0" w:color="auto"/>
                <w:right w:val="none" w:sz="0" w:space="0" w:color="auto"/>
              </w:divBdr>
            </w:div>
          </w:divsChild>
        </w:div>
        <w:div w:id="721713399">
          <w:marLeft w:val="0"/>
          <w:marRight w:val="0"/>
          <w:marTop w:val="0"/>
          <w:marBottom w:val="0"/>
          <w:divBdr>
            <w:top w:val="none" w:sz="0" w:space="0" w:color="auto"/>
            <w:left w:val="none" w:sz="0" w:space="0" w:color="auto"/>
            <w:bottom w:val="none" w:sz="0" w:space="0" w:color="auto"/>
            <w:right w:val="none" w:sz="0" w:space="0" w:color="auto"/>
          </w:divBdr>
          <w:divsChild>
            <w:div w:id="2059284334">
              <w:marLeft w:val="0"/>
              <w:marRight w:val="0"/>
              <w:marTop w:val="0"/>
              <w:marBottom w:val="0"/>
              <w:divBdr>
                <w:top w:val="none" w:sz="0" w:space="0" w:color="auto"/>
                <w:left w:val="none" w:sz="0" w:space="0" w:color="auto"/>
                <w:bottom w:val="none" w:sz="0" w:space="0" w:color="auto"/>
                <w:right w:val="none" w:sz="0" w:space="0" w:color="auto"/>
              </w:divBdr>
              <w:divsChild>
                <w:div w:id="1730222219">
                  <w:marLeft w:val="-1350"/>
                  <w:marRight w:val="0"/>
                  <w:marTop w:val="0"/>
                  <w:marBottom w:val="0"/>
                  <w:divBdr>
                    <w:top w:val="none" w:sz="0" w:space="0" w:color="auto"/>
                    <w:left w:val="none" w:sz="0" w:space="0" w:color="auto"/>
                    <w:bottom w:val="none" w:sz="0" w:space="0" w:color="auto"/>
                    <w:right w:val="none" w:sz="0" w:space="0" w:color="auto"/>
                  </w:divBdr>
                  <w:divsChild>
                    <w:div w:id="2012562653">
                      <w:marLeft w:val="0"/>
                      <w:marRight w:val="0"/>
                      <w:marTop w:val="75"/>
                      <w:marBottom w:val="0"/>
                      <w:divBdr>
                        <w:top w:val="none" w:sz="0" w:space="0" w:color="auto"/>
                        <w:left w:val="none" w:sz="0" w:space="0" w:color="auto"/>
                        <w:bottom w:val="none" w:sz="0" w:space="0" w:color="auto"/>
                        <w:right w:val="none" w:sz="0" w:space="0" w:color="auto"/>
                      </w:divBdr>
                    </w:div>
                  </w:divsChild>
                </w:div>
                <w:div w:id="211262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579640">
      <w:bodyDiv w:val="1"/>
      <w:marLeft w:val="0"/>
      <w:marRight w:val="0"/>
      <w:marTop w:val="0"/>
      <w:marBottom w:val="0"/>
      <w:divBdr>
        <w:top w:val="none" w:sz="0" w:space="0" w:color="auto"/>
        <w:left w:val="none" w:sz="0" w:space="0" w:color="auto"/>
        <w:bottom w:val="none" w:sz="0" w:space="0" w:color="auto"/>
        <w:right w:val="none" w:sz="0" w:space="0" w:color="auto"/>
      </w:divBdr>
      <w:divsChild>
        <w:div w:id="250356411">
          <w:marLeft w:val="0"/>
          <w:marRight w:val="0"/>
          <w:marTop w:val="180"/>
          <w:marBottom w:val="180"/>
          <w:divBdr>
            <w:top w:val="single" w:sz="6" w:space="0" w:color="999999"/>
            <w:left w:val="single" w:sz="6" w:space="0" w:color="999999"/>
            <w:bottom w:val="single" w:sz="6" w:space="0" w:color="999999"/>
            <w:right w:val="single" w:sz="6" w:space="0" w:color="999999"/>
          </w:divBdr>
        </w:div>
        <w:div w:id="1801024059">
          <w:marLeft w:val="0"/>
          <w:marRight w:val="0"/>
          <w:marTop w:val="0"/>
          <w:marBottom w:val="0"/>
          <w:divBdr>
            <w:top w:val="none" w:sz="0" w:space="0" w:color="auto"/>
            <w:left w:val="none" w:sz="0" w:space="0" w:color="auto"/>
            <w:bottom w:val="none" w:sz="0" w:space="0" w:color="auto"/>
            <w:right w:val="none" w:sz="0" w:space="0" w:color="auto"/>
          </w:divBdr>
          <w:divsChild>
            <w:div w:id="2035567774">
              <w:marLeft w:val="0"/>
              <w:marRight w:val="0"/>
              <w:marTop w:val="0"/>
              <w:marBottom w:val="0"/>
              <w:divBdr>
                <w:top w:val="none" w:sz="0" w:space="0" w:color="auto"/>
                <w:left w:val="none" w:sz="0" w:space="0" w:color="auto"/>
                <w:bottom w:val="none" w:sz="0" w:space="0" w:color="auto"/>
                <w:right w:val="none" w:sz="0" w:space="0" w:color="auto"/>
              </w:divBdr>
              <w:divsChild>
                <w:div w:id="1928272154">
                  <w:marLeft w:val="0"/>
                  <w:marRight w:val="0"/>
                  <w:marTop w:val="0"/>
                  <w:marBottom w:val="0"/>
                  <w:divBdr>
                    <w:top w:val="none" w:sz="0" w:space="0" w:color="auto"/>
                    <w:left w:val="none" w:sz="0" w:space="0" w:color="auto"/>
                    <w:bottom w:val="none" w:sz="0" w:space="0" w:color="auto"/>
                    <w:right w:val="none" w:sz="0" w:space="0" w:color="auto"/>
                  </w:divBdr>
                  <w:divsChild>
                    <w:div w:id="951980893">
                      <w:marLeft w:val="0"/>
                      <w:marRight w:val="0"/>
                      <w:marTop w:val="0"/>
                      <w:marBottom w:val="0"/>
                      <w:divBdr>
                        <w:top w:val="none" w:sz="0" w:space="0" w:color="auto"/>
                        <w:left w:val="none" w:sz="0" w:space="0" w:color="auto"/>
                        <w:bottom w:val="none" w:sz="0" w:space="0" w:color="auto"/>
                        <w:right w:val="none" w:sz="0" w:space="0" w:color="auto"/>
                      </w:divBdr>
                    </w:div>
                  </w:divsChild>
                </w:div>
                <w:div w:id="1245148074">
                  <w:marLeft w:val="0"/>
                  <w:marRight w:val="0"/>
                  <w:marTop w:val="0"/>
                  <w:marBottom w:val="0"/>
                  <w:divBdr>
                    <w:top w:val="none" w:sz="0" w:space="0" w:color="auto"/>
                    <w:left w:val="none" w:sz="0" w:space="0" w:color="auto"/>
                    <w:bottom w:val="none" w:sz="0" w:space="0" w:color="auto"/>
                    <w:right w:val="none" w:sz="0" w:space="0" w:color="auto"/>
                  </w:divBdr>
                  <w:divsChild>
                    <w:div w:id="1226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023764">
          <w:marLeft w:val="0"/>
          <w:marRight w:val="0"/>
          <w:marTop w:val="0"/>
          <w:marBottom w:val="0"/>
          <w:divBdr>
            <w:top w:val="none" w:sz="0" w:space="0" w:color="auto"/>
            <w:left w:val="none" w:sz="0" w:space="0" w:color="auto"/>
            <w:bottom w:val="none" w:sz="0" w:space="0" w:color="auto"/>
            <w:right w:val="none" w:sz="0" w:space="0" w:color="auto"/>
          </w:divBdr>
          <w:divsChild>
            <w:div w:id="394546686">
              <w:marLeft w:val="0"/>
              <w:marRight w:val="0"/>
              <w:marTop w:val="0"/>
              <w:marBottom w:val="0"/>
              <w:divBdr>
                <w:top w:val="none" w:sz="0" w:space="0" w:color="auto"/>
                <w:left w:val="none" w:sz="0" w:space="0" w:color="auto"/>
                <w:bottom w:val="none" w:sz="0" w:space="0" w:color="auto"/>
                <w:right w:val="none" w:sz="0" w:space="0" w:color="auto"/>
              </w:divBdr>
              <w:divsChild>
                <w:div w:id="330564881">
                  <w:marLeft w:val="0"/>
                  <w:marRight w:val="0"/>
                  <w:marTop w:val="0"/>
                  <w:marBottom w:val="0"/>
                  <w:divBdr>
                    <w:top w:val="none" w:sz="0" w:space="0" w:color="auto"/>
                    <w:left w:val="none" w:sz="0" w:space="0" w:color="auto"/>
                    <w:bottom w:val="none" w:sz="0" w:space="0" w:color="auto"/>
                    <w:right w:val="none" w:sz="0" w:space="0" w:color="auto"/>
                  </w:divBdr>
                  <w:divsChild>
                    <w:div w:id="397677533">
                      <w:marLeft w:val="0"/>
                      <w:marRight w:val="0"/>
                      <w:marTop w:val="0"/>
                      <w:marBottom w:val="0"/>
                      <w:divBdr>
                        <w:top w:val="none" w:sz="0" w:space="0" w:color="auto"/>
                        <w:left w:val="none" w:sz="0" w:space="0" w:color="auto"/>
                        <w:bottom w:val="none" w:sz="0" w:space="0" w:color="auto"/>
                        <w:right w:val="none" w:sz="0" w:space="0" w:color="auto"/>
                      </w:divBdr>
                    </w:div>
                  </w:divsChild>
                </w:div>
                <w:div w:id="2107459529">
                  <w:marLeft w:val="0"/>
                  <w:marRight w:val="0"/>
                  <w:marTop w:val="0"/>
                  <w:marBottom w:val="0"/>
                  <w:divBdr>
                    <w:top w:val="none" w:sz="0" w:space="0" w:color="auto"/>
                    <w:left w:val="none" w:sz="0" w:space="0" w:color="auto"/>
                    <w:bottom w:val="none" w:sz="0" w:space="0" w:color="auto"/>
                    <w:right w:val="none" w:sz="0" w:space="0" w:color="auto"/>
                  </w:divBdr>
                  <w:divsChild>
                    <w:div w:id="196785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772204">
              <w:marLeft w:val="0"/>
              <w:marRight w:val="0"/>
              <w:marTop w:val="0"/>
              <w:marBottom w:val="0"/>
              <w:divBdr>
                <w:top w:val="none" w:sz="0" w:space="0" w:color="auto"/>
                <w:left w:val="none" w:sz="0" w:space="0" w:color="auto"/>
                <w:bottom w:val="none" w:sz="0" w:space="0" w:color="auto"/>
                <w:right w:val="none" w:sz="0" w:space="0" w:color="auto"/>
              </w:divBdr>
              <w:divsChild>
                <w:div w:id="592007013">
                  <w:marLeft w:val="0"/>
                  <w:marRight w:val="0"/>
                  <w:marTop w:val="0"/>
                  <w:marBottom w:val="0"/>
                  <w:divBdr>
                    <w:top w:val="none" w:sz="0" w:space="0" w:color="auto"/>
                    <w:left w:val="none" w:sz="0" w:space="0" w:color="auto"/>
                    <w:bottom w:val="none" w:sz="0" w:space="0" w:color="auto"/>
                    <w:right w:val="none" w:sz="0" w:space="0" w:color="auto"/>
                  </w:divBdr>
                  <w:divsChild>
                    <w:div w:id="44442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465807">
          <w:marLeft w:val="0"/>
          <w:marRight w:val="0"/>
          <w:marTop w:val="0"/>
          <w:marBottom w:val="0"/>
          <w:divBdr>
            <w:top w:val="none" w:sz="0" w:space="0" w:color="auto"/>
            <w:left w:val="none" w:sz="0" w:space="0" w:color="auto"/>
            <w:bottom w:val="none" w:sz="0" w:space="0" w:color="auto"/>
            <w:right w:val="none" w:sz="0" w:space="0" w:color="auto"/>
          </w:divBdr>
          <w:divsChild>
            <w:div w:id="1821338827">
              <w:marLeft w:val="0"/>
              <w:marRight w:val="0"/>
              <w:marTop w:val="0"/>
              <w:marBottom w:val="0"/>
              <w:divBdr>
                <w:top w:val="none" w:sz="0" w:space="0" w:color="auto"/>
                <w:left w:val="none" w:sz="0" w:space="0" w:color="auto"/>
                <w:bottom w:val="none" w:sz="0" w:space="0" w:color="auto"/>
                <w:right w:val="none" w:sz="0" w:space="0" w:color="auto"/>
              </w:divBdr>
              <w:divsChild>
                <w:div w:id="481506363">
                  <w:marLeft w:val="0"/>
                  <w:marRight w:val="0"/>
                  <w:marTop w:val="0"/>
                  <w:marBottom w:val="0"/>
                  <w:divBdr>
                    <w:top w:val="none" w:sz="0" w:space="0" w:color="auto"/>
                    <w:left w:val="none" w:sz="0" w:space="0" w:color="auto"/>
                    <w:bottom w:val="none" w:sz="0" w:space="0" w:color="auto"/>
                    <w:right w:val="none" w:sz="0" w:space="0" w:color="auto"/>
                  </w:divBdr>
                  <w:divsChild>
                    <w:div w:id="1040665729">
                      <w:marLeft w:val="0"/>
                      <w:marRight w:val="0"/>
                      <w:marTop w:val="0"/>
                      <w:marBottom w:val="0"/>
                      <w:divBdr>
                        <w:top w:val="none" w:sz="0" w:space="0" w:color="auto"/>
                        <w:left w:val="none" w:sz="0" w:space="0" w:color="auto"/>
                        <w:bottom w:val="none" w:sz="0" w:space="0" w:color="auto"/>
                        <w:right w:val="none" w:sz="0" w:space="0" w:color="auto"/>
                      </w:divBdr>
                    </w:div>
                  </w:divsChild>
                </w:div>
                <w:div w:id="1409383242">
                  <w:marLeft w:val="0"/>
                  <w:marRight w:val="0"/>
                  <w:marTop w:val="0"/>
                  <w:marBottom w:val="0"/>
                  <w:divBdr>
                    <w:top w:val="none" w:sz="0" w:space="0" w:color="auto"/>
                    <w:left w:val="none" w:sz="0" w:space="0" w:color="auto"/>
                    <w:bottom w:val="none" w:sz="0" w:space="0" w:color="auto"/>
                    <w:right w:val="none" w:sz="0" w:space="0" w:color="auto"/>
                  </w:divBdr>
                  <w:divsChild>
                    <w:div w:id="118347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583022">
          <w:marLeft w:val="0"/>
          <w:marRight w:val="0"/>
          <w:marTop w:val="0"/>
          <w:marBottom w:val="0"/>
          <w:divBdr>
            <w:top w:val="none" w:sz="0" w:space="0" w:color="auto"/>
            <w:left w:val="none" w:sz="0" w:space="0" w:color="auto"/>
            <w:bottom w:val="none" w:sz="0" w:space="0" w:color="auto"/>
            <w:right w:val="none" w:sz="0" w:space="0" w:color="auto"/>
          </w:divBdr>
          <w:divsChild>
            <w:div w:id="1349915325">
              <w:marLeft w:val="0"/>
              <w:marRight w:val="0"/>
              <w:marTop w:val="0"/>
              <w:marBottom w:val="0"/>
              <w:divBdr>
                <w:top w:val="none" w:sz="0" w:space="0" w:color="auto"/>
                <w:left w:val="none" w:sz="0" w:space="0" w:color="auto"/>
                <w:bottom w:val="none" w:sz="0" w:space="0" w:color="auto"/>
                <w:right w:val="none" w:sz="0" w:space="0" w:color="auto"/>
              </w:divBdr>
              <w:divsChild>
                <w:div w:id="1683437246">
                  <w:marLeft w:val="0"/>
                  <w:marRight w:val="0"/>
                  <w:marTop w:val="0"/>
                  <w:marBottom w:val="0"/>
                  <w:divBdr>
                    <w:top w:val="none" w:sz="0" w:space="0" w:color="auto"/>
                    <w:left w:val="none" w:sz="0" w:space="0" w:color="auto"/>
                    <w:bottom w:val="none" w:sz="0" w:space="0" w:color="auto"/>
                    <w:right w:val="none" w:sz="0" w:space="0" w:color="auto"/>
                  </w:divBdr>
                  <w:divsChild>
                    <w:div w:id="1463228654">
                      <w:marLeft w:val="0"/>
                      <w:marRight w:val="0"/>
                      <w:marTop w:val="0"/>
                      <w:marBottom w:val="0"/>
                      <w:divBdr>
                        <w:top w:val="none" w:sz="0" w:space="0" w:color="auto"/>
                        <w:left w:val="none" w:sz="0" w:space="0" w:color="auto"/>
                        <w:bottom w:val="none" w:sz="0" w:space="0" w:color="auto"/>
                        <w:right w:val="none" w:sz="0" w:space="0" w:color="auto"/>
                      </w:divBdr>
                    </w:div>
                  </w:divsChild>
                </w:div>
                <w:div w:id="1943878058">
                  <w:marLeft w:val="0"/>
                  <w:marRight w:val="0"/>
                  <w:marTop w:val="0"/>
                  <w:marBottom w:val="0"/>
                  <w:divBdr>
                    <w:top w:val="none" w:sz="0" w:space="0" w:color="auto"/>
                    <w:left w:val="none" w:sz="0" w:space="0" w:color="auto"/>
                    <w:bottom w:val="none" w:sz="0" w:space="0" w:color="auto"/>
                    <w:right w:val="none" w:sz="0" w:space="0" w:color="auto"/>
                  </w:divBdr>
                  <w:divsChild>
                    <w:div w:id="76500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838787">
      <w:bodyDiv w:val="1"/>
      <w:marLeft w:val="0"/>
      <w:marRight w:val="0"/>
      <w:marTop w:val="0"/>
      <w:marBottom w:val="0"/>
      <w:divBdr>
        <w:top w:val="none" w:sz="0" w:space="0" w:color="auto"/>
        <w:left w:val="none" w:sz="0" w:space="0" w:color="auto"/>
        <w:bottom w:val="none" w:sz="0" w:space="0" w:color="auto"/>
        <w:right w:val="none" w:sz="0" w:space="0" w:color="auto"/>
      </w:divBdr>
      <w:divsChild>
        <w:div w:id="830099197">
          <w:marLeft w:val="0"/>
          <w:marRight w:val="0"/>
          <w:marTop w:val="0"/>
          <w:marBottom w:val="0"/>
          <w:divBdr>
            <w:top w:val="none" w:sz="0" w:space="0" w:color="auto"/>
            <w:left w:val="none" w:sz="0" w:space="0" w:color="auto"/>
            <w:bottom w:val="none" w:sz="0" w:space="0" w:color="auto"/>
            <w:right w:val="none" w:sz="0" w:space="0" w:color="auto"/>
          </w:divBdr>
          <w:divsChild>
            <w:div w:id="1034426598">
              <w:marLeft w:val="0"/>
              <w:marRight w:val="0"/>
              <w:marTop w:val="0"/>
              <w:marBottom w:val="0"/>
              <w:divBdr>
                <w:top w:val="none" w:sz="0" w:space="0" w:color="auto"/>
                <w:left w:val="none" w:sz="0" w:space="0" w:color="auto"/>
                <w:bottom w:val="none" w:sz="0" w:space="0" w:color="auto"/>
                <w:right w:val="none" w:sz="0" w:space="0" w:color="auto"/>
              </w:divBdr>
              <w:divsChild>
                <w:div w:id="2092460773">
                  <w:marLeft w:val="0"/>
                  <w:marRight w:val="0"/>
                  <w:marTop w:val="0"/>
                  <w:marBottom w:val="0"/>
                  <w:divBdr>
                    <w:top w:val="none" w:sz="0" w:space="0" w:color="auto"/>
                    <w:left w:val="none" w:sz="0" w:space="0" w:color="auto"/>
                    <w:bottom w:val="none" w:sz="0" w:space="0" w:color="auto"/>
                    <w:right w:val="none" w:sz="0" w:space="0" w:color="auto"/>
                  </w:divBdr>
                  <w:divsChild>
                    <w:div w:id="2003239105">
                      <w:marLeft w:val="0"/>
                      <w:marRight w:val="0"/>
                      <w:marTop w:val="0"/>
                      <w:marBottom w:val="0"/>
                      <w:divBdr>
                        <w:top w:val="none" w:sz="0" w:space="0" w:color="auto"/>
                        <w:left w:val="none" w:sz="0" w:space="0" w:color="auto"/>
                        <w:bottom w:val="none" w:sz="0" w:space="0" w:color="auto"/>
                        <w:right w:val="none" w:sz="0" w:space="0" w:color="auto"/>
                      </w:divBdr>
                    </w:div>
                  </w:divsChild>
                </w:div>
                <w:div w:id="1913806673">
                  <w:marLeft w:val="0"/>
                  <w:marRight w:val="0"/>
                  <w:marTop w:val="0"/>
                  <w:marBottom w:val="0"/>
                  <w:divBdr>
                    <w:top w:val="none" w:sz="0" w:space="0" w:color="auto"/>
                    <w:left w:val="none" w:sz="0" w:space="0" w:color="auto"/>
                    <w:bottom w:val="none" w:sz="0" w:space="0" w:color="auto"/>
                    <w:right w:val="none" w:sz="0" w:space="0" w:color="auto"/>
                  </w:divBdr>
                  <w:divsChild>
                    <w:div w:id="199093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1838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iyprojectslab.com/wp-content/uploads/Circuit-Biometric-Security-System-with-Fingerprint-Sensor-Arduino-scaled.jpg" TargetMode="External"/><Relationship Id="rId18" Type="http://schemas.openxmlformats.org/officeDocument/2006/relationships/hyperlink" Target="https://github.com/adafruit/Adafruit-Fingerprint-Sensor-Library" TargetMode="External"/><Relationship Id="rId26" Type="http://schemas.openxmlformats.org/officeDocument/2006/relationships/hyperlink" Target="https://i0.wp.com/diyprojectslab.com/wp-content/uploads/Biometric-Stored-Sucess.jpg?ssl=1" TargetMode="External"/><Relationship Id="rId39" Type="http://schemas.openxmlformats.org/officeDocument/2006/relationships/hyperlink" Target="https://diyprojectslab.com/author/diyprojectslab/" TargetMode="External"/><Relationship Id="rId21" Type="http://schemas.openxmlformats.org/officeDocument/2006/relationships/image" Target="media/image5.jpeg"/><Relationship Id="rId34" Type="http://schemas.openxmlformats.org/officeDocument/2006/relationships/hyperlink" Target="https://i0.wp.com/diyprojectslab.com/wp-content/uploads/Place-Right-Finger.jpg?ssl=1" TargetMode="External"/><Relationship Id="rId42" Type="http://schemas.openxmlformats.org/officeDocument/2006/relationships/hyperlink" Target="https://en.wikipedia.org/wiki/Fingerprint_scanner" TargetMode="External"/><Relationship Id="rId47" Type="http://schemas.openxmlformats.org/officeDocument/2006/relationships/image" Target="media/image17.jpeg"/><Relationship Id="rId50" Type="http://schemas.openxmlformats.org/officeDocument/2006/relationships/hyperlink" Target="https://diyprojectslab.com/wp-content/uploads/2023/04/Fingerprint-Door-Lock-Security-Systems-Using-Arduino-Uno-lcd.jpg" TargetMode="External"/><Relationship Id="rId55" Type="http://schemas.openxmlformats.org/officeDocument/2006/relationships/hyperlink" Target="https://i0.wp.com/diyprojectslab.com/wp-content/uploads/2023/04/fingerprint-door-lock-system-scaled.jpeg?ssl=1" TargetMode="External"/><Relationship Id="rId7" Type="http://schemas.openxmlformats.org/officeDocument/2006/relationships/hyperlink" Target="https://www.nextpcb.com/" TargetMode="External"/><Relationship Id="rId2" Type="http://schemas.openxmlformats.org/officeDocument/2006/relationships/styles" Target="styles.xml"/><Relationship Id="rId16" Type="http://schemas.openxmlformats.org/officeDocument/2006/relationships/hyperlink" Target="https://diyprojectslab.com/wp-content/uploads/Circuit-On-breadboard-1.jpg" TargetMode="External"/><Relationship Id="rId29" Type="http://schemas.openxmlformats.org/officeDocument/2006/relationships/image" Target="media/image9.jpeg"/><Relationship Id="rId11" Type="http://schemas.openxmlformats.org/officeDocument/2006/relationships/hyperlink" Target="https://diyprojectslab.com/fingerprint-door-lock-security-arduino/" TargetMode="External"/><Relationship Id="rId24" Type="http://schemas.openxmlformats.org/officeDocument/2006/relationships/hyperlink" Target="https://i0.wp.com/diyprojectslab.com/wp-content/uploads/Up-Enroll_1.jpg?ssl=1" TargetMode="External"/><Relationship Id="rId32" Type="http://schemas.openxmlformats.org/officeDocument/2006/relationships/hyperlink" Target="https://i0.wp.com/diyprojectslab.com/wp-content/uploads/Push-Up-or-DOwn-Switch.jpg?ssl=1" TargetMode="External"/><Relationship Id="rId37" Type="http://schemas.openxmlformats.org/officeDocument/2006/relationships/hyperlink" Target="https://diyprojectslab.com/fingerprint-door-lock-security-arduino/" TargetMode="External"/><Relationship Id="rId40" Type="http://schemas.openxmlformats.org/officeDocument/2006/relationships/hyperlink" Target="https://diyprojectslab.com/fingerprint-door-lock-security-arduino/" TargetMode="External"/><Relationship Id="rId45" Type="http://schemas.openxmlformats.org/officeDocument/2006/relationships/hyperlink" Target="https://diyprojectslab.com/r307-fingerprint-sensor-with-arduino/" TargetMode="External"/><Relationship Id="rId53" Type="http://schemas.openxmlformats.org/officeDocument/2006/relationships/hyperlink" Target="https://diyprojectslab.com/wp-content/uploads/2023/04/Enroll-Fingerprint-3.jpg" TargetMode="External"/><Relationship Id="rId58" Type="http://schemas.openxmlformats.org/officeDocument/2006/relationships/image" Target="media/image22.jpeg"/><Relationship Id="rId5" Type="http://schemas.openxmlformats.org/officeDocument/2006/relationships/hyperlink" Target="https://iotprojectsideas.com/fingerprint-door-lock-security-systems-using-arduino-lcd/" TargetMode="External"/><Relationship Id="rId61" Type="http://schemas.openxmlformats.org/officeDocument/2006/relationships/theme" Target="theme/theme1.xml"/><Relationship Id="rId19" Type="http://schemas.openxmlformats.org/officeDocument/2006/relationships/hyperlink" Target="https://github.com/fdebrabander/Arduino-LiquidCrystal-I2C-library" TargetMode="External"/><Relationship Id="rId14" Type="http://schemas.openxmlformats.org/officeDocument/2006/relationships/image" Target="media/image2.jpeg"/><Relationship Id="rId22" Type="http://schemas.openxmlformats.org/officeDocument/2006/relationships/hyperlink" Target="https://i0.wp.com/diyprojectslab.com/wp-content/uploads/Enroll-Button.jpg?ssl=1" TargetMode="External"/><Relationship Id="rId27" Type="http://schemas.openxmlformats.org/officeDocument/2006/relationships/image" Target="media/image8.jpeg"/><Relationship Id="rId30" Type="http://schemas.openxmlformats.org/officeDocument/2006/relationships/hyperlink" Target="https://i0.wp.com/diyprojectslab.com/wp-content/uploads/Finger-Deleted.jpg?ssl=1" TargetMode="External"/><Relationship Id="rId35" Type="http://schemas.openxmlformats.org/officeDocument/2006/relationships/image" Target="media/image12.jpeg"/><Relationship Id="rId43" Type="http://schemas.openxmlformats.org/officeDocument/2006/relationships/hyperlink" Target="https://diyprojectslab.com/wp-content/uploads/2023/04/R307-Optical-Fingerprint-Reader-Sensor-Module.jpg" TargetMode="External"/><Relationship Id="rId48" Type="http://schemas.openxmlformats.org/officeDocument/2006/relationships/hyperlink" Target="https://diyprojectslab.com/wp-content/uploads/2023/04/Pinout-R307-Fingerprint-Sensor.jpg" TargetMode="External"/><Relationship Id="rId56" Type="http://schemas.openxmlformats.org/officeDocument/2006/relationships/image" Target="media/image21.jpeg"/><Relationship Id="rId8" Type="http://schemas.openxmlformats.org/officeDocument/2006/relationships/hyperlink" Target="https://diyprojectslab.com/gsm-security-system-ultrasonic-sensor/" TargetMode="External"/><Relationship Id="rId51" Type="http://schemas.openxmlformats.org/officeDocument/2006/relationships/image" Target="media/image19.jpeg"/><Relationship Id="rId3" Type="http://schemas.openxmlformats.org/officeDocument/2006/relationships/settings" Target="settings.xml"/><Relationship Id="rId12" Type="http://schemas.openxmlformats.org/officeDocument/2006/relationships/hyperlink" Target="https://diyprojectslab.com/r307-fingerprint-sensor-with-arduino/" TargetMode="External"/><Relationship Id="rId17" Type="http://schemas.openxmlformats.org/officeDocument/2006/relationships/image" Target="media/image4.jpeg"/><Relationship Id="rId25" Type="http://schemas.openxmlformats.org/officeDocument/2006/relationships/image" Target="media/image7.jpeg"/><Relationship Id="rId33" Type="http://schemas.openxmlformats.org/officeDocument/2006/relationships/image" Target="media/image11.jpeg"/><Relationship Id="rId38" Type="http://schemas.openxmlformats.org/officeDocument/2006/relationships/image" Target="media/image14.png"/><Relationship Id="rId46" Type="http://schemas.openxmlformats.org/officeDocument/2006/relationships/hyperlink" Target="https://diyprojectslab.com/wp-content/uploads/2023/04/R307-Optical-Fingerprint-Sensor-Module-back.jpg" TargetMode="External"/><Relationship Id="rId59" Type="http://schemas.openxmlformats.org/officeDocument/2006/relationships/hyperlink" Target="https://iotprojectsideas.com/fingerprint-door-lock-security-systems-using-arduino-lcd/" TargetMode="External"/><Relationship Id="rId20" Type="http://schemas.openxmlformats.org/officeDocument/2006/relationships/hyperlink" Target="https://diyprojectslab.com/wp-content/uploads/First-1-scaled.jpg" TargetMode="External"/><Relationship Id="rId41" Type="http://schemas.openxmlformats.org/officeDocument/2006/relationships/image" Target="media/image15.gif"/><Relationship Id="rId54"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hyperlink" Target="https://diyprojectslab.com/biometric-security-system-with-fingerprint-sensor/" TargetMode="External"/><Relationship Id="rId15" Type="http://schemas.openxmlformats.org/officeDocument/2006/relationships/image" Target="media/image3.jpeg"/><Relationship Id="rId23" Type="http://schemas.openxmlformats.org/officeDocument/2006/relationships/image" Target="media/image6.jpeg"/><Relationship Id="rId28" Type="http://schemas.openxmlformats.org/officeDocument/2006/relationships/hyperlink" Target="https://i0.wp.com/diyprojectslab.com/wp-content/uploads/Select-Delete-Finger.jpg?ssl=1" TargetMode="External"/><Relationship Id="rId36" Type="http://schemas.openxmlformats.org/officeDocument/2006/relationships/image" Target="media/image13.jpeg"/><Relationship Id="rId49" Type="http://schemas.openxmlformats.org/officeDocument/2006/relationships/image" Target="media/image18.jpeg"/><Relationship Id="rId57" Type="http://schemas.openxmlformats.org/officeDocument/2006/relationships/hyperlink" Target="https://i0.wp.com/diyprojectslab.com/wp-content/uploads/2023/04/Arduino-fingerprint-door-lock-system.jpeg?ssl=1" TargetMode="External"/><Relationship Id="rId10" Type="http://schemas.openxmlformats.org/officeDocument/2006/relationships/image" Target="media/image1.jpeg"/><Relationship Id="rId31" Type="http://schemas.openxmlformats.org/officeDocument/2006/relationships/image" Target="media/image10.jpeg"/><Relationship Id="rId44" Type="http://schemas.openxmlformats.org/officeDocument/2006/relationships/image" Target="media/image16.jpeg"/><Relationship Id="rId52" Type="http://schemas.openxmlformats.org/officeDocument/2006/relationships/hyperlink" Target="https://diyprojectslab.com/r307-fingerprint-sensor-with-arduino/"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iyprojectslab.com/wp-content/uploads/2023/04/R307-Optical-Fingerprint-Sensor.jpg" TargetMode="Externa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39</Pages>
  <Words>5684</Words>
  <Characters>32402</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Đạt Nguyễn Huy</dc:creator>
  <cp:keywords/>
  <dc:description/>
  <cp:lastModifiedBy>Đạt Nguyễn Huy</cp:lastModifiedBy>
  <cp:revision>6</cp:revision>
  <dcterms:created xsi:type="dcterms:W3CDTF">2024-05-25T05:16:00Z</dcterms:created>
  <dcterms:modified xsi:type="dcterms:W3CDTF">2024-05-26T12:03:00Z</dcterms:modified>
</cp:coreProperties>
</file>